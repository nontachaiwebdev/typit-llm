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34B9F" w:rsidP="3FB9CEC6" w:rsidRDefault="61DE8F0B" w14:paraId="3656B9AB" w14:textId="053CC80F">
      <w:pPr>
        <w:spacing w:after="160" w:line="259" w:lineRule="auto"/>
      </w:pPr>
      <w:r>
        <w:rPr>
          <w:noProof/>
        </w:rPr>
        <w:drawing>
          <wp:anchor distT="0" distB="0" distL="114300" distR="114300" simplePos="0" relativeHeight="251658240" behindDoc="0" locked="0" layoutInCell="1" allowOverlap="1" wp14:anchorId="118E1304" wp14:editId="1D27C81E">
            <wp:simplePos x="0" y="0"/>
            <wp:positionH relativeFrom="column">
              <wp:posOffset>781050</wp:posOffset>
            </wp:positionH>
            <wp:positionV relativeFrom="paragraph">
              <wp:posOffset>228600</wp:posOffset>
            </wp:positionV>
            <wp:extent cx="4562692" cy="1367297"/>
            <wp:effectExtent l="0" t="0" r="0" b="0"/>
            <wp:wrapNone/>
            <wp:docPr id="424201454" name="Picture 42420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562692" cy="1367297"/>
                    </a:xfrm>
                    <a:prstGeom prst="rect">
                      <a:avLst/>
                    </a:prstGeom>
                  </pic:spPr>
                </pic:pic>
              </a:graphicData>
            </a:graphic>
            <wp14:sizeRelH relativeFrom="page">
              <wp14:pctWidth>0</wp14:pctWidth>
            </wp14:sizeRelH>
            <wp14:sizeRelV relativeFrom="page">
              <wp14:pctHeight>0</wp14:pctHeight>
            </wp14:sizeRelV>
          </wp:anchor>
        </w:drawing>
      </w:r>
    </w:p>
    <w:p w:rsidR="00F34B9F" w:rsidP="74DA0AFB" w:rsidRDefault="00F34B9F" w14:paraId="45FB0818" w14:textId="13244B2C">
      <w:pPr>
        <w:spacing w:after="160" w:line="259" w:lineRule="auto"/>
        <w:jc w:val="center"/>
      </w:pPr>
    </w:p>
    <w:p w:rsidR="00F34B9F" w:rsidP="00F34B9F" w:rsidRDefault="00F34B9F" w14:paraId="049F31CB" w14:textId="77777777">
      <w:pPr>
        <w:spacing w:after="160" w:line="259" w:lineRule="auto"/>
        <w:jc w:val="center"/>
      </w:pPr>
    </w:p>
    <w:p w:rsidR="00F34B9F" w:rsidP="00F34B9F" w:rsidRDefault="00F34B9F" w14:paraId="53128261" w14:textId="77777777">
      <w:pPr>
        <w:spacing w:after="160" w:line="259" w:lineRule="auto"/>
        <w:jc w:val="center"/>
      </w:pPr>
    </w:p>
    <w:p w:rsidR="00F34B9F" w:rsidP="00F34B9F" w:rsidRDefault="00F34B9F" w14:paraId="62486C05" w14:textId="77777777">
      <w:pPr>
        <w:spacing w:after="160" w:line="259" w:lineRule="auto"/>
        <w:jc w:val="center"/>
      </w:pPr>
    </w:p>
    <w:p w:rsidR="00F34B9F" w:rsidP="00F34B9F" w:rsidRDefault="00F34B9F" w14:paraId="4101652C" w14:textId="77777777">
      <w:pPr>
        <w:spacing w:after="160" w:line="259" w:lineRule="auto"/>
        <w:jc w:val="center"/>
      </w:pPr>
    </w:p>
    <w:p w:rsidR="00F34B9F" w:rsidP="008F0526" w:rsidRDefault="00F34B9F" w14:paraId="4B99056E" w14:textId="77777777">
      <w:pPr>
        <w:spacing w:after="160" w:line="259" w:lineRule="auto"/>
        <w:rPr>
          <w:rFonts w:asciiTheme="minorHAnsi" w:hAnsiTheme="minorHAnsi"/>
          <w:b/>
        </w:rPr>
      </w:pPr>
    </w:p>
    <w:p w:rsidR="226B3EA2" w:rsidP="226B3EA2" w:rsidRDefault="226B3EA2" w14:paraId="2739F940" w14:textId="45272CC2">
      <w:pPr>
        <w:spacing w:after="160" w:line="259" w:lineRule="auto"/>
        <w:rPr>
          <w:rFonts w:asciiTheme="minorHAnsi" w:hAnsiTheme="minorHAnsi"/>
          <w:b/>
          <w:bCs/>
        </w:rPr>
      </w:pPr>
    </w:p>
    <w:p w:rsidR="226B3EA2" w:rsidP="226B3EA2" w:rsidRDefault="226B3EA2" w14:paraId="0406CD01" w14:textId="168F2F39">
      <w:pPr>
        <w:spacing w:after="160" w:line="259" w:lineRule="auto"/>
        <w:rPr>
          <w:rFonts w:asciiTheme="minorHAnsi" w:hAnsiTheme="minorHAnsi"/>
          <w:b/>
          <w:bCs/>
        </w:rPr>
      </w:pPr>
    </w:p>
    <w:p w:rsidR="67402D28" w:rsidP="67402D28" w:rsidRDefault="67402D28" w14:paraId="7E59E3C2" w14:textId="3F184CB6">
      <w:pPr>
        <w:spacing w:after="160" w:line="259" w:lineRule="auto"/>
        <w:rPr>
          <w:rFonts w:asciiTheme="minorHAnsi" w:hAnsiTheme="minorHAnsi"/>
          <w:b/>
          <w:bCs/>
        </w:rPr>
      </w:pPr>
    </w:p>
    <w:p w:rsidR="67402D28" w:rsidP="67402D28" w:rsidRDefault="67402D28" w14:paraId="0549E68C" w14:textId="47FB6E69">
      <w:pPr>
        <w:spacing w:after="160" w:line="259" w:lineRule="auto"/>
      </w:pPr>
    </w:p>
    <w:p w:rsidR="67402D28" w:rsidP="3FB9CEC6" w:rsidRDefault="5C0A478C" w14:paraId="592B49F4" w14:textId="6FF17F7D">
      <w:pPr>
        <w:spacing w:after="160" w:line="259" w:lineRule="auto"/>
        <w:jc w:val="center"/>
        <w:rPr>
          <w:rFonts w:asciiTheme="minorHAnsi" w:hAnsiTheme="minorHAnsi"/>
          <w:sz w:val="52"/>
          <w:szCs w:val="52"/>
        </w:rPr>
      </w:pPr>
      <w:r w:rsidRPr="3FB9CEC6">
        <w:rPr>
          <w:rFonts w:asciiTheme="minorHAnsi" w:hAnsiTheme="minorHAnsi"/>
          <w:sz w:val="52"/>
          <w:szCs w:val="52"/>
        </w:rPr>
        <w:t>Verksamhetsberättelse</w:t>
      </w:r>
    </w:p>
    <w:p w:rsidR="67402D28" w:rsidP="3FB9CEC6" w:rsidRDefault="5C0A478C" w14:paraId="2AFEA45A" w14:textId="79BD1101">
      <w:pPr>
        <w:spacing w:after="160" w:line="259" w:lineRule="auto"/>
        <w:jc w:val="center"/>
        <w:rPr>
          <w:rFonts w:asciiTheme="minorHAnsi" w:hAnsiTheme="minorHAnsi"/>
          <w:sz w:val="52"/>
          <w:szCs w:val="52"/>
        </w:rPr>
      </w:pPr>
      <w:r w:rsidRPr="18C3FAF0">
        <w:rPr>
          <w:rFonts w:asciiTheme="minorHAnsi" w:hAnsiTheme="minorHAnsi"/>
          <w:sz w:val="52"/>
          <w:szCs w:val="52"/>
        </w:rPr>
        <w:t>Personlig assistans</w:t>
      </w:r>
      <w:r w:rsidRPr="18C3FAF0" w:rsidR="77599C8D">
        <w:rPr>
          <w:rFonts w:asciiTheme="minorHAnsi" w:hAnsiTheme="minorHAnsi"/>
          <w:sz w:val="52"/>
          <w:szCs w:val="52"/>
        </w:rPr>
        <w:t xml:space="preserve"> </w:t>
      </w:r>
    </w:p>
    <w:p w:rsidR="67402D28" w:rsidP="48F0A4B3" w:rsidRDefault="79DBB35F" w14:paraId="686D8419" w14:textId="55A33119">
      <w:pPr>
        <w:spacing w:after="160" w:line="259" w:lineRule="auto"/>
        <w:jc w:val="center"/>
        <w:rPr>
          <w:rFonts w:asciiTheme="minorHAnsi" w:hAnsiTheme="minorHAnsi"/>
          <w:sz w:val="52"/>
          <w:szCs w:val="52"/>
        </w:rPr>
      </w:pPr>
      <w:r w:rsidRPr="48F0A4B3">
        <w:rPr>
          <w:rFonts w:asciiTheme="minorHAnsi" w:hAnsiTheme="minorHAnsi"/>
          <w:sz w:val="52"/>
          <w:szCs w:val="52"/>
        </w:rPr>
        <w:t>Maj 202</w:t>
      </w:r>
      <w:r w:rsidRPr="48F0A4B3" w:rsidR="4BEBE344">
        <w:rPr>
          <w:rFonts w:asciiTheme="minorHAnsi" w:hAnsiTheme="minorHAnsi"/>
          <w:sz w:val="52"/>
          <w:szCs w:val="52"/>
        </w:rPr>
        <w:t>4</w:t>
      </w:r>
      <w:r w:rsidRPr="48F0A4B3">
        <w:rPr>
          <w:rFonts w:asciiTheme="minorHAnsi" w:hAnsiTheme="minorHAnsi"/>
          <w:sz w:val="52"/>
          <w:szCs w:val="52"/>
        </w:rPr>
        <w:t>-April 202</w:t>
      </w:r>
      <w:r w:rsidRPr="48F0A4B3" w:rsidR="4C9FE823">
        <w:rPr>
          <w:rFonts w:asciiTheme="minorHAnsi" w:hAnsiTheme="minorHAnsi"/>
          <w:sz w:val="52"/>
          <w:szCs w:val="52"/>
        </w:rPr>
        <w:t>5</w:t>
      </w:r>
    </w:p>
    <w:p w:rsidR="67402D28" w:rsidP="3FB9CEC6" w:rsidRDefault="67402D28" w14:paraId="2F1911A0" w14:textId="62BFC5E5">
      <w:pPr>
        <w:spacing w:after="160" w:line="259" w:lineRule="auto"/>
        <w:rPr>
          <w:b/>
          <w:bCs/>
        </w:rPr>
      </w:pPr>
    </w:p>
    <w:p w:rsidR="67402D28" w:rsidP="67402D28" w:rsidRDefault="67402D28" w14:paraId="10FC6727" w14:textId="1567D347">
      <w:pPr>
        <w:spacing w:after="160" w:line="259" w:lineRule="auto"/>
        <w:rPr>
          <w:rFonts w:asciiTheme="minorHAnsi" w:hAnsiTheme="minorHAnsi"/>
          <w:b/>
          <w:bCs/>
        </w:rPr>
      </w:pPr>
    </w:p>
    <w:p w:rsidR="67402D28" w:rsidP="67402D28" w:rsidRDefault="67402D28" w14:paraId="7FC6F55B" w14:textId="46090142">
      <w:pPr>
        <w:spacing w:after="160" w:line="259" w:lineRule="auto"/>
        <w:rPr>
          <w:rFonts w:asciiTheme="minorHAnsi" w:hAnsiTheme="minorHAnsi"/>
          <w:b/>
          <w:bCs/>
        </w:rPr>
      </w:pPr>
    </w:p>
    <w:p w:rsidR="008F0526" w:rsidP="3FB9CEC6" w:rsidRDefault="008F0526" w14:paraId="6782EF83" w14:textId="147B7B05">
      <w:pPr>
        <w:spacing w:after="160" w:line="259" w:lineRule="auto"/>
        <w:rPr>
          <w:rFonts w:asciiTheme="minorHAnsi" w:hAnsiTheme="minorHAnsi"/>
          <w:b/>
          <w:bCs/>
        </w:rPr>
      </w:pPr>
    </w:p>
    <w:p w:rsidR="008F0526" w:rsidP="3FB9CEC6" w:rsidRDefault="008F0526" w14:paraId="6E493629" w14:textId="31AC8689">
      <w:pPr>
        <w:spacing w:after="160" w:line="259" w:lineRule="auto"/>
        <w:rPr>
          <w:rFonts w:asciiTheme="minorHAnsi" w:hAnsiTheme="minorHAnsi"/>
          <w:b/>
          <w:bCs/>
        </w:rPr>
      </w:pPr>
    </w:p>
    <w:p w:rsidR="008F0526" w:rsidP="3FB9CEC6" w:rsidRDefault="008F0526" w14:paraId="41306E0F" w14:textId="2591F9D2">
      <w:pPr>
        <w:spacing w:after="160" w:line="259" w:lineRule="auto"/>
        <w:rPr>
          <w:rFonts w:asciiTheme="minorHAnsi" w:hAnsiTheme="minorHAnsi"/>
          <w:b/>
          <w:bCs/>
        </w:rPr>
      </w:pPr>
    </w:p>
    <w:p w:rsidR="008F0526" w:rsidP="3FB9CEC6" w:rsidRDefault="008F0526" w14:paraId="62D7B196" w14:textId="4CBAFF72">
      <w:pPr>
        <w:spacing w:after="160" w:line="259" w:lineRule="auto"/>
        <w:rPr>
          <w:rFonts w:asciiTheme="minorHAnsi" w:hAnsiTheme="minorHAnsi"/>
          <w:b/>
          <w:bCs/>
        </w:rPr>
      </w:pPr>
    </w:p>
    <w:p w:rsidR="008F0526" w:rsidP="3FB9CEC6" w:rsidRDefault="008F0526" w14:paraId="3E1914C4" w14:textId="4C7CE9F1">
      <w:pPr>
        <w:spacing w:after="160" w:line="259" w:lineRule="auto"/>
        <w:rPr>
          <w:rFonts w:asciiTheme="minorHAnsi" w:hAnsiTheme="minorHAnsi"/>
          <w:b/>
          <w:bCs/>
        </w:rPr>
      </w:pPr>
    </w:p>
    <w:p w:rsidR="008F0526" w:rsidP="3FB9CEC6" w:rsidRDefault="008F0526" w14:paraId="65C2570A" w14:textId="1652A137">
      <w:pPr>
        <w:spacing w:after="160" w:line="259" w:lineRule="auto"/>
        <w:rPr>
          <w:rFonts w:asciiTheme="minorHAnsi" w:hAnsiTheme="minorHAnsi"/>
          <w:b/>
          <w:bCs/>
        </w:rPr>
      </w:pPr>
    </w:p>
    <w:p w:rsidR="008F0526" w:rsidP="3FB9CEC6" w:rsidRDefault="008F0526" w14:paraId="4C710388" w14:textId="26256A5D">
      <w:pPr>
        <w:spacing w:after="160" w:line="259" w:lineRule="auto"/>
        <w:rPr>
          <w:rFonts w:asciiTheme="minorHAnsi" w:hAnsiTheme="minorHAnsi"/>
          <w:b/>
          <w:bCs/>
        </w:rPr>
      </w:pPr>
    </w:p>
    <w:p w:rsidR="008F0526" w:rsidP="3FB9CEC6" w:rsidRDefault="008F0526" w14:paraId="4115E572" w14:textId="14E48697">
      <w:pPr>
        <w:spacing w:after="160" w:line="259" w:lineRule="auto"/>
        <w:rPr>
          <w:rFonts w:asciiTheme="minorHAnsi" w:hAnsiTheme="minorHAnsi"/>
          <w:b/>
          <w:bCs/>
        </w:rPr>
      </w:pPr>
    </w:p>
    <w:p w:rsidR="008F0526" w:rsidP="3FB9CEC6" w:rsidRDefault="008F0526" w14:paraId="51FC2145" w14:textId="4569F656">
      <w:pPr>
        <w:spacing w:after="160" w:line="259" w:lineRule="auto"/>
        <w:rPr>
          <w:rFonts w:asciiTheme="minorHAnsi" w:hAnsiTheme="minorHAnsi"/>
          <w:b/>
          <w:bCs/>
        </w:rPr>
      </w:pPr>
    </w:p>
    <w:p w:rsidR="008F0526" w:rsidP="3FB9CEC6" w:rsidRDefault="008F0526" w14:paraId="6A9850E7" w14:textId="02921032">
      <w:pPr>
        <w:spacing w:after="160" w:line="259" w:lineRule="auto"/>
        <w:rPr>
          <w:rFonts w:asciiTheme="minorHAnsi" w:hAnsiTheme="minorHAnsi"/>
          <w:b/>
          <w:bCs/>
        </w:rPr>
      </w:pPr>
    </w:p>
    <w:p w:rsidR="008F0526" w:rsidP="3FB9CEC6" w:rsidRDefault="008F0526" w14:paraId="2F28A277" w14:textId="2431293E">
      <w:pPr>
        <w:spacing w:after="160" w:line="259" w:lineRule="auto"/>
        <w:rPr>
          <w:rFonts w:asciiTheme="minorHAnsi" w:hAnsiTheme="minorHAnsi"/>
          <w:b/>
          <w:bCs/>
        </w:rPr>
      </w:pPr>
    </w:p>
    <w:p w:rsidR="48F0A4B3" w:rsidP="48F0A4B3" w:rsidRDefault="48F0A4B3" w14:paraId="77D089DE" w14:textId="787B7642">
      <w:pPr>
        <w:spacing w:after="160" w:line="259" w:lineRule="auto"/>
        <w:rPr>
          <w:rFonts w:asciiTheme="minorHAnsi" w:hAnsiTheme="minorHAnsi"/>
          <w:b/>
          <w:bCs/>
        </w:rPr>
      </w:pPr>
    </w:p>
    <w:p w:rsidR="61DE8F0B" w:rsidP="61DE8F0B" w:rsidRDefault="61DE8F0B" w14:paraId="4E9408C6" w14:textId="37AC3A83">
      <w:pPr>
        <w:spacing w:after="160" w:line="259" w:lineRule="auto"/>
        <w:rPr>
          <w:rFonts w:asciiTheme="minorHAnsi" w:hAnsiTheme="minorHAnsi"/>
          <w:b/>
          <w:bCs/>
        </w:rPr>
      </w:pPr>
    </w:p>
    <w:p w:rsidR="0893F185" w:rsidRDefault="0893F185" w14:paraId="5BC1C6DB" w14:textId="707FD49C">
      <w:r w:rsidRPr="61DE8F0B">
        <w:rPr>
          <w:rFonts w:asciiTheme="minorHAnsi" w:hAnsiTheme="minorHAnsi" w:eastAsiaTheme="minorEastAsia" w:cstheme="minorBidi"/>
          <w:b/>
          <w:bCs/>
        </w:rPr>
        <w:t>Om OC</w:t>
      </w:r>
    </w:p>
    <w:p w:rsidR="0893F185" w:rsidP="61DE8F0B" w:rsidRDefault="0893F185" w14:paraId="30C7A34C" w14:textId="21E30051">
      <w:pPr>
        <w:rPr>
          <w:rFonts w:asciiTheme="minorHAnsi" w:hAnsiTheme="minorHAnsi" w:eastAsiaTheme="minorEastAsia" w:cstheme="minorBidi"/>
        </w:rPr>
      </w:pPr>
      <w:r w:rsidRPr="61DE8F0B">
        <w:rPr>
          <w:rFonts w:asciiTheme="minorHAnsi" w:hAnsiTheme="minorHAnsi" w:eastAsiaTheme="minorEastAsia" w:cstheme="minorBidi"/>
        </w:rPr>
        <w:t>AB OmsorgsCompagniet i Norden startades i januari 2003 och ägs av Wille Rosenqvist och är ett serviceföretag inom omvårdnad, stöd och service. Vi vänder oss till den som är äldre, har funktionsvariation, behov av assistans, stödboende, skyddat boende eller helt enkelt omvårdnad, stöd eller service i hemmet. Med mångsidigt stöd och god service vill vi ge våra kunder en känsla av trygghet, inflytande, självbestämmande och att man får det där ”lilla extra”.</w:t>
      </w:r>
    </w:p>
    <w:p w:rsidR="0893F185" w:rsidP="61DE8F0B" w:rsidRDefault="0893F185" w14:paraId="1D31C256" w14:textId="00EF2B4B">
      <w:pPr>
        <w:rPr>
          <w:rFonts w:asciiTheme="minorHAnsi" w:hAnsiTheme="minorHAnsi" w:eastAsiaTheme="minorEastAsia" w:cstheme="minorBidi"/>
        </w:rPr>
      </w:pPr>
      <w:r w:rsidRPr="61DE8F0B">
        <w:rPr>
          <w:rFonts w:asciiTheme="minorHAnsi" w:hAnsiTheme="minorHAnsi" w:eastAsiaTheme="minorEastAsia" w:cstheme="minorBidi"/>
        </w:rPr>
        <w:t>Vår verksamhet kännetecknas av snabb service med hög kvalitet och med tillgänglighet veckans alla dagar, dygnet runt. Vår utgångspunkt för all service är våra ledord: bemötande, tillgänglighet, trygghet, kontinuitet, personlig integritet och medbestämmande.</w:t>
      </w:r>
    </w:p>
    <w:p w:rsidR="0893F185" w:rsidP="61DE8F0B" w:rsidRDefault="0893F185" w14:paraId="2A7B15B2" w14:textId="2B9ECCA3">
      <w:pPr>
        <w:rPr>
          <w:rFonts w:asciiTheme="minorHAnsi" w:hAnsiTheme="minorHAnsi" w:eastAsiaTheme="minorEastAsia" w:cstheme="minorBidi"/>
        </w:rPr>
      </w:pPr>
      <w:r w:rsidRPr="61DE8F0B">
        <w:rPr>
          <w:rFonts w:asciiTheme="minorHAnsi" w:hAnsiTheme="minorHAnsi" w:eastAsiaTheme="minorEastAsia" w:cstheme="minorBidi"/>
        </w:rPr>
        <w:t>Vårt motto är ”</w:t>
      </w:r>
      <w:r w:rsidRPr="61DE8F0B">
        <w:rPr>
          <w:rFonts w:asciiTheme="minorHAnsi" w:hAnsiTheme="minorHAnsi" w:eastAsiaTheme="minorEastAsia" w:cstheme="minorBidi"/>
          <w:b/>
          <w:bCs/>
        </w:rPr>
        <w:t>Omsorg med omtanke</w:t>
      </w:r>
      <w:r w:rsidRPr="61DE8F0B">
        <w:rPr>
          <w:rFonts w:asciiTheme="minorHAnsi" w:hAnsiTheme="minorHAnsi" w:eastAsiaTheme="minorEastAsia" w:cstheme="minorBidi"/>
        </w:rPr>
        <w:t>”.</w:t>
      </w:r>
    </w:p>
    <w:p w:rsidR="61DE8F0B" w:rsidP="61DE8F0B" w:rsidRDefault="61DE8F0B" w14:paraId="3FDFF5A7" w14:textId="7D36E934">
      <w:pPr>
        <w:rPr>
          <w:rFonts w:asciiTheme="minorHAnsi" w:hAnsiTheme="minorHAnsi" w:eastAsiaTheme="minorEastAsia" w:cstheme="minorBidi"/>
          <w:b/>
          <w:bCs/>
        </w:rPr>
      </w:pPr>
    </w:p>
    <w:p w:rsidR="0893F185" w:rsidP="61DE8F0B" w:rsidRDefault="0893F185" w14:paraId="28EBDBCA" w14:textId="2654AF20">
      <w:pPr>
        <w:rPr>
          <w:rFonts w:asciiTheme="minorHAnsi" w:hAnsiTheme="minorHAnsi" w:eastAsiaTheme="minorEastAsia" w:cstheme="minorBidi"/>
          <w:b/>
          <w:bCs/>
        </w:rPr>
      </w:pPr>
      <w:r w:rsidRPr="61DE8F0B">
        <w:rPr>
          <w:rFonts w:asciiTheme="minorHAnsi" w:hAnsiTheme="minorHAnsi" w:eastAsiaTheme="minorEastAsia" w:cstheme="minorBidi"/>
          <w:b/>
          <w:bCs/>
        </w:rPr>
        <w:t>Verksamhetsbeskrivning</w:t>
      </w:r>
    </w:p>
    <w:p w:rsidR="0893F185" w:rsidP="61DE8F0B" w:rsidRDefault="0893F185" w14:paraId="47FC6769" w14:textId="613D8F90">
      <w:pPr>
        <w:rPr>
          <w:rFonts w:asciiTheme="minorHAnsi" w:hAnsiTheme="minorHAnsi" w:eastAsiaTheme="minorEastAsia" w:cstheme="minorBidi"/>
        </w:rPr>
      </w:pPr>
      <w:r w:rsidRPr="61DE8F0B">
        <w:rPr>
          <w:rFonts w:asciiTheme="minorHAnsi" w:hAnsiTheme="minorHAnsi" w:eastAsiaTheme="minorEastAsia" w:cstheme="minorBidi"/>
        </w:rPr>
        <w:t>OmsorgsCompagniets (OC) personliga assistans bedrivs utifrån lagen om LSS. De målgrupper vi vänder oss till är alla som är berättigade insatsen personlig assistans enligt 9 § 2 LSS med tillhörande personkrets 1, 2 eller 3. Kunderna har antingen beslut från kommunen eller Försäkringskassan.</w:t>
      </w:r>
    </w:p>
    <w:p w:rsidR="0893F185" w:rsidP="61DE8F0B" w:rsidRDefault="0893F185" w14:paraId="0E923265" w14:textId="7ACB1344">
      <w:pPr>
        <w:rPr>
          <w:rFonts w:asciiTheme="minorHAnsi" w:hAnsiTheme="minorHAnsi" w:eastAsiaTheme="minorEastAsia" w:cstheme="minorBidi"/>
        </w:rPr>
      </w:pPr>
      <w:r w:rsidRPr="61DE8F0B">
        <w:rPr>
          <w:rFonts w:asciiTheme="minorHAnsi" w:hAnsiTheme="minorHAnsi" w:eastAsiaTheme="minorEastAsia" w:cstheme="minorBidi"/>
        </w:rPr>
        <w:t>Verksamheten vänder sig till barn och vuxna som har behov av stöd och hjälp genom personlig assistans.</w:t>
      </w:r>
      <w:r w:rsidRPr="61DE8F0B">
        <w:rPr>
          <w:rFonts w:asciiTheme="minorHAnsi" w:hAnsiTheme="minorHAnsi" w:eastAsiaTheme="minorEastAsia" w:cstheme="minorBidi"/>
          <w:i/>
          <w:iCs/>
        </w:rPr>
        <w:t xml:space="preserve"> </w:t>
      </w:r>
      <w:r w:rsidRPr="61DE8F0B">
        <w:rPr>
          <w:rFonts w:asciiTheme="minorHAnsi" w:hAnsiTheme="minorHAnsi" w:eastAsiaTheme="minorEastAsia" w:cstheme="minorBidi"/>
        </w:rPr>
        <w:t>Vi har en bred variation av kunder med olika diagnoser.</w:t>
      </w:r>
    </w:p>
    <w:p w:rsidR="0893F185" w:rsidP="61DE8F0B" w:rsidRDefault="0893F185" w14:paraId="29187081" w14:textId="217A1F67">
      <w:pPr>
        <w:rPr>
          <w:rFonts w:asciiTheme="minorHAnsi" w:hAnsiTheme="minorHAnsi" w:eastAsiaTheme="minorEastAsia" w:cstheme="minorBidi"/>
        </w:rPr>
      </w:pPr>
      <w:r w:rsidRPr="61DE8F0B">
        <w:rPr>
          <w:rFonts w:asciiTheme="minorHAnsi" w:hAnsiTheme="minorHAnsi" w:eastAsiaTheme="minorEastAsia" w:cstheme="minorBidi"/>
        </w:rPr>
        <w:t xml:space="preserve">Organisationen består av tre verksamhetschefer, två säljare och nio kundansvariga runt om i landet lokaliserade på våra fyra lokalkontor. Vårt huvudkontor är beläget i Stockholm, övriga kontor ligger i Malmö, Göteborg och Örebro. </w:t>
      </w:r>
      <w:r w:rsidRPr="61DE8F0B" w:rsidR="1A6A8317">
        <w:rPr>
          <w:rFonts w:asciiTheme="minorHAnsi" w:hAnsiTheme="minorHAnsi" w:eastAsiaTheme="minorEastAsia" w:cstheme="minorBidi"/>
        </w:rPr>
        <w:t>VD</w:t>
      </w:r>
      <w:r w:rsidRPr="61DE8F0B">
        <w:rPr>
          <w:rFonts w:asciiTheme="minorHAnsi" w:hAnsiTheme="minorHAnsi" w:eastAsiaTheme="minorEastAsia" w:cstheme="minorBidi"/>
        </w:rPr>
        <w:t xml:space="preserve"> och stödfunktionerna utgår från huvudkontoret i Stockholm. Stödfunktioner som finns tillgängliga för verksamheten är ekonomichef, HR samt kvalitetschef. OC har även ett tätt samarbete med extern advokatbyrå.</w:t>
      </w:r>
    </w:p>
    <w:p w:rsidR="61DE8F0B" w:rsidP="61DE8F0B" w:rsidRDefault="61DE8F0B" w14:paraId="33354347" w14:textId="02CBCAFF">
      <w:pPr>
        <w:rPr>
          <w:rFonts w:asciiTheme="minorHAnsi" w:hAnsiTheme="minorHAnsi" w:eastAsiaTheme="minorEastAsia" w:cstheme="minorBidi"/>
        </w:rPr>
      </w:pPr>
    </w:p>
    <w:p w:rsidR="0893F185" w:rsidP="61DE8F0B" w:rsidRDefault="0893F185" w14:paraId="6F8C88CB" w14:textId="499803E6">
      <w:pPr>
        <w:rPr>
          <w:rFonts w:asciiTheme="minorHAnsi" w:hAnsiTheme="minorHAnsi" w:eastAsiaTheme="minorEastAsia" w:cstheme="minorBidi"/>
        </w:rPr>
      </w:pPr>
      <w:r w:rsidRPr="61DE8F0B">
        <w:rPr>
          <w:rFonts w:asciiTheme="minorHAnsi" w:hAnsiTheme="minorHAnsi" w:eastAsiaTheme="minorEastAsia" w:cstheme="minorBidi"/>
        </w:rPr>
        <w:t xml:space="preserve">Våra kunder är lokaliserade från Malmö </w:t>
      </w:r>
      <w:r w:rsidRPr="61DE8F0B" w:rsidR="02A80A50">
        <w:rPr>
          <w:rFonts w:asciiTheme="minorHAnsi" w:hAnsiTheme="minorHAnsi" w:eastAsiaTheme="minorEastAsia" w:cstheme="minorBidi"/>
        </w:rPr>
        <w:t xml:space="preserve">i syd </w:t>
      </w:r>
      <w:r w:rsidRPr="61DE8F0B">
        <w:rPr>
          <w:rFonts w:asciiTheme="minorHAnsi" w:hAnsiTheme="minorHAnsi" w:eastAsiaTheme="minorEastAsia" w:cstheme="minorBidi"/>
        </w:rPr>
        <w:t xml:space="preserve">upp till Örnsköldsvik i </w:t>
      </w:r>
      <w:r w:rsidRPr="61DE8F0B" w:rsidR="1E6C25CD">
        <w:rPr>
          <w:rFonts w:asciiTheme="minorHAnsi" w:hAnsiTheme="minorHAnsi" w:eastAsiaTheme="minorEastAsia" w:cstheme="minorBidi"/>
        </w:rPr>
        <w:t>n</w:t>
      </w:r>
      <w:r w:rsidRPr="61DE8F0B">
        <w:rPr>
          <w:rFonts w:asciiTheme="minorHAnsi" w:hAnsiTheme="minorHAnsi" w:eastAsiaTheme="minorEastAsia" w:cstheme="minorBidi"/>
        </w:rPr>
        <w:t>orr.</w:t>
      </w:r>
    </w:p>
    <w:p w:rsidR="0893F185" w:rsidP="61DE8F0B" w:rsidRDefault="0893F185" w14:paraId="6DEDEFEF" w14:textId="318AF671">
      <w:pPr>
        <w:rPr>
          <w:rFonts w:asciiTheme="minorHAnsi" w:hAnsiTheme="minorHAnsi" w:eastAsiaTheme="minorEastAsia" w:cstheme="minorBidi"/>
        </w:rPr>
      </w:pPr>
      <w:r w:rsidRPr="61DE8F0B">
        <w:rPr>
          <w:rFonts w:asciiTheme="minorHAnsi" w:hAnsiTheme="minorHAnsi" w:eastAsiaTheme="minorEastAsia" w:cstheme="minorBidi"/>
        </w:rPr>
        <w:t>I de flesta assistansgrupper finns det en samordnare som har en arbetsledarroll och fungerar som mellanhand mellan kundansvariga och assistenter och tar ett större ansvar för verkställigheten än assistenterna.</w:t>
      </w:r>
    </w:p>
    <w:p w:rsidR="0893F185" w:rsidP="61DE8F0B" w:rsidRDefault="0893F185" w14:paraId="2C0D8F90" w14:textId="3831146D">
      <w:pPr>
        <w:rPr>
          <w:rFonts w:asciiTheme="minorHAnsi" w:hAnsiTheme="minorHAnsi" w:eastAsiaTheme="minorEastAsia" w:cstheme="minorBidi"/>
        </w:rPr>
      </w:pPr>
      <w:r w:rsidRPr="61DE8F0B">
        <w:rPr>
          <w:rFonts w:asciiTheme="minorHAnsi" w:hAnsiTheme="minorHAnsi" w:eastAsiaTheme="minorEastAsia" w:cstheme="minorBidi"/>
        </w:rPr>
        <w:t>Vår verksamhet bedrivs dygnet runt årets alla dagar</w:t>
      </w:r>
      <w:r w:rsidRPr="61DE8F0B" w:rsidR="1B0ABFEB">
        <w:rPr>
          <w:rFonts w:asciiTheme="minorHAnsi" w:hAnsiTheme="minorHAnsi" w:eastAsiaTheme="minorEastAsia" w:cstheme="minorBidi"/>
        </w:rPr>
        <w:t>, det finns</w:t>
      </w:r>
      <w:r w:rsidRPr="61DE8F0B">
        <w:rPr>
          <w:rFonts w:asciiTheme="minorHAnsi" w:hAnsiTheme="minorHAnsi" w:eastAsiaTheme="minorEastAsia" w:cstheme="minorBidi"/>
        </w:rPr>
        <w:t xml:space="preserve"> två jourtelefoner som bemannas dygnet runt.</w:t>
      </w:r>
    </w:p>
    <w:p w:rsidR="61DE8F0B" w:rsidP="61DE8F0B" w:rsidRDefault="61DE8F0B" w14:paraId="32D85678" w14:textId="43C661AC">
      <w:pPr>
        <w:rPr>
          <w:rFonts w:asciiTheme="minorHAnsi" w:hAnsiTheme="minorHAnsi" w:eastAsiaTheme="minorEastAsia" w:cstheme="minorBidi"/>
        </w:rPr>
      </w:pPr>
    </w:p>
    <w:p w:rsidR="0893F185" w:rsidP="61DE8F0B" w:rsidRDefault="0893F185" w14:paraId="327AA3EB" w14:textId="312C0F3A">
      <w:pPr>
        <w:rPr>
          <w:rFonts w:asciiTheme="minorHAnsi" w:hAnsiTheme="minorHAnsi" w:eastAsiaTheme="minorEastAsia" w:cstheme="minorBidi"/>
        </w:rPr>
      </w:pPr>
      <w:r w:rsidRPr="61DE8F0B">
        <w:rPr>
          <w:rFonts w:asciiTheme="minorHAnsi" w:hAnsiTheme="minorHAnsi" w:eastAsiaTheme="minorEastAsia" w:cstheme="minorBidi"/>
        </w:rPr>
        <w:t>Personalen har i huvudsak undersköterskeutbildning eller liknande utbildning som krävs för uppdraget. De som saknar viss utbildning kan få den genom OmsorgsCompagniet efter överenskommelse i personalens kompetensutvecklingsplan.</w:t>
      </w:r>
    </w:p>
    <w:p w:rsidR="0893F185" w:rsidP="61DE8F0B" w:rsidRDefault="0893F185" w14:paraId="64D53D22" w14:textId="3C8D2451">
      <w:pPr>
        <w:rPr>
          <w:rFonts w:asciiTheme="minorHAnsi" w:hAnsiTheme="minorHAnsi" w:eastAsiaTheme="minorEastAsia" w:cstheme="minorBidi"/>
        </w:rPr>
      </w:pPr>
      <w:r w:rsidRPr="61DE8F0B">
        <w:rPr>
          <w:rFonts w:asciiTheme="minorHAnsi" w:hAnsiTheme="minorHAnsi" w:eastAsiaTheme="minorEastAsia" w:cstheme="minorBidi"/>
        </w:rPr>
        <w:t>Insatsen personlig assistans bedrivs i samverkan med andra insatser och vårdgivare, exempelvis sjukvård, hemtjänst, rehabilitering och habilitering samt dagliga verksamheter och skolor.</w:t>
      </w:r>
    </w:p>
    <w:p w:rsidR="61DE8F0B" w:rsidP="61DE8F0B" w:rsidRDefault="61DE8F0B" w14:paraId="040C6E9D" w14:textId="13B6E5B6">
      <w:pPr>
        <w:rPr>
          <w:rFonts w:asciiTheme="minorHAnsi" w:hAnsiTheme="minorHAnsi" w:eastAsiaTheme="minorEastAsia" w:cstheme="minorBidi"/>
        </w:rPr>
      </w:pPr>
    </w:p>
    <w:p w:rsidR="0893F185" w:rsidP="61DE8F0B" w:rsidRDefault="0893F185" w14:paraId="57E79A37" w14:textId="69600745">
      <w:pPr>
        <w:rPr>
          <w:rFonts w:asciiTheme="minorHAnsi" w:hAnsiTheme="minorHAnsi" w:eastAsiaTheme="minorEastAsia" w:cstheme="minorBidi"/>
        </w:rPr>
      </w:pPr>
      <w:r w:rsidRPr="61DE8F0B">
        <w:rPr>
          <w:rFonts w:asciiTheme="minorHAnsi" w:hAnsiTheme="minorHAnsi" w:eastAsiaTheme="minorEastAsia" w:cstheme="minorBidi"/>
        </w:rPr>
        <w:t>Samverkanspartner är bes</w:t>
      </w:r>
      <w:r w:rsidRPr="61DE8F0B" w:rsidR="72CF29BA">
        <w:rPr>
          <w:rFonts w:asciiTheme="minorHAnsi" w:hAnsiTheme="minorHAnsi" w:eastAsiaTheme="minorEastAsia" w:cstheme="minorBidi"/>
        </w:rPr>
        <w:t>lutande</w:t>
      </w:r>
      <w:r w:rsidRPr="61DE8F0B">
        <w:rPr>
          <w:rFonts w:asciiTheme="minorHAnsi" w:hAnsiTheme="minorHAnsi" w:eastAsiaTheme="minorEastAsia" w:cstheme="minorBidi"/>
        </w:rPr>
        <w:t xml:space="preserve"> instans såsom Försäkringskassan och be</w:t>
      </w:r>
      <w:r w:rsidRPr="61DE8F0B" w:rsidR="370B982D">
        <w:rPr>
          <w:rFonts w:asciiTheme="minorHAnsi" w:hAnsiTheme="minorHAnsi" w:eastAsiaTheme="minorEastAsia" w:cstheme="minorBidi"/>
        </w:rPr>
        <w:t>slutande</w:t>
      </w:r>
      <w:ins w:author="Irma Jonasson" w:date="2026-01-29T11:27:00Z" w:id="0">
        <w:r w:rsidRPr="61DE8F0B" w:rsidR="251A18E4">
          <w:rPr>
            <w:rFonts w:asciiTheme="minorHAnsi" w:hAnsiTheme="minorHAnsi" w:eastAsiaTheme="minorEastAsia" w:cstheme="minorBidi"/>
          </w:rPr>
          <w:t xml:space="preserve"> </w:t>
        </w:r>
      </w:ins>
      <w:r w:rsidRPr="61DE8F0B">
        <w:rPr>
          <w:rFonts w:asciiTheme="minorHAnsi" w:hAnsiTheme="minorHAnsi" w:eastAsiaTheme="minorEastAsia" w:cstheme="minorBidi"/>
        </w:rPr>
        <w:t>biståndshandläggare från respektive kommun runt om i landet samt aktuella vårdkontakter.</w:t>
      </w:r>
    </w:p>
    <w:p w:rsidR="0893F185" w:rsidP="61DE8F0B" w:rsidRDefault="0893F185" w14:paraId="44FD4E61" w14:textId="6515365C">
      <w:pPr>
        <w:rPr>
          <w:rFonts w:asciiTheme="minorHAnsi" w:hAnsiTheme="minorHAnsi" w:eastAsiaTheme="minorEastAsia" w:cstheme="minorBidi"/>
        </w:rPr>
      </w:pPr>
      <w:r w:rsidRPr="61DE8F0B">
        <w:rPr>
          <w:rFonts w:asciiTheme="minorHAnsi" w:hAnsiTheme="minorHAnsi" w:eastAsiaTheme="minorEastAsia" w:cstheme="minorBidi"/>
        </w:rPr>
        <w:lastRenderedPageBreak/>
        <w:t>Verksamheten bygger på målen för lagen om LSS, vilka beskriver att LSS är en rättighetslag som innebär att personer med svåra varaktiga funktionsvariationer har rätt att själva vara med och utforma sin vård och sin vardag. Vi kan även erbjuda hjälp och stöd med att ansöka om insatser.</w:t>
      </w:r>
    </w:p>
    <w:p w:rsidR="61DE8F0B" w:rsidP="61DE8F0B" w:rsidRDefault="61DE8F0B" w14:paraId="647C0028" w14:textId="1A5AE3F8">
      <w:pPr>
        <w:rPr>
          <w:rFonts w:asciiTheme="minorHAnsi" w:hAnsiTheme="minorHAnsi" w:eastAsiaTheme="minorEastAsia" w:cstheme="minorBidi"/>
          <w:b/>
          <w:bCs/>
        </w:rPr>
      </w:pPr>
    </w:p>
    <w:p w:rsidR="61DE8F0B" w:rsidP="61DE8F0B" w:rsidRDefault="61DE8F0B" w14:paraId="66252A19" w14:textId="23C54A92">
      <w:pPr>
        <w:rPr>
          <w:rFonts w:asciiTheme="minorHAnsi" w:hAnsiTheme="minorHAnsi" w:eastAsiaTheme="minorEastAsia" w:cstheme="minorBidi"/>
          <w:b/>
          <w:bCs/>
        </w:rPr>
      </w:pPr>
    </w:p>
    <w:p w:rsidR="0893F185" w:rsidP="61DE8F0B" w:rsidRDefault="0893F185" w14:paraId="4230019D" w14:textId="63D33793">
      <w:pPr>
        <w:rPr>
          <w:rFonts w:asciiTheme="minorHAnsi" w:hAnsiTheme="minorHAnsi" w:eastAsiaTheme="minorEastAsia" w:cstheme="minorBidi"/>
          <w:b/>
          <w:bCs/>
        </w:rPr>
      </w:pPr>
      <w:r w:rsidRPr="61DE8F0B">
        <w:rPr>
          <w:rFonts w:asciiTheme="minorHAnsi" w:hAnsiTheme="minorHAnsi" w:eastAsiaTheme="minorEastAsia" w:cstheme="minorBidi"/>
          <w:b/>
          <w:bCs/>
        </w:rPr>
        <w:t xml:space="preserve">Vad har </w:t>
      </w:r>
      <w:r w:rsidRPr="61DE8F0B" w:rsidR="60B75142">
        <w:rPr>
          <w:rFonts w:asciiTheme="minorHAnsi" w:hAnsiTheme="minorHAnsi" w:eastAsiaTheme="minorEastAsia" w:cstheme="minorBidi"/>
          <w:b/>
          <w:bCs/>
        </w:rPr>
        <w:t xml:space="preserve">vi </w:t>
      </w:r>
      <w:r w:rsidRPr="61DE8F0B">
        <w:rPr>
          <w:rFonts w:asciiTheme="minorHAnsi" w:hAnsiTheme="minorHAnsi" w:eastAsiaTheme="minorEastAsia" w:cstheme="minorBidi"/>
          <w:b/>
          <w:bCs/>
        </w:rPr>
        <w:t>arbetat med under året/måluppfyllelse för uppsatta mål</w:t>
      </w:r>
    </w:p>
    <w:p w:rsidR="0893F185" w:rsidP="61DE8F0B" w:rsidRDefault="0893F185" w14:paraId="6BB613F6" w14:textId="385265BD">
      <w:pPr>
        <w:rPr>
          <w:rFonts w:asciiTheme="minorHAnsi" w:hAnsiTheme="minorHAnsi" w:eastAsiaTheme="minorEastAsia" w:cstheme="minorBidi"/>
        </w:rPr>
      </w:pPr>
      <w:r w:rsidRPr="61DE8F0B">
        <w:rPr>
          <w:rFonts w:asciiTheme="minorHAnsi" w:hAnsiTheme="minorHAnsi" w:eastAsiaTheme="minorEastAsia" w:cstheme="minorBidi"/>
        </w:rPr>
        <w:t>Under året 2024–2025 har vi till stor del arbetat med att effektivisera verksamheten personlig assistans, med fokus på att öka vår kvalitet och säkerhet ute hos våra kunder. Detta resulterade exempelvis i att</w:t>
      </w:r>
      <w:r w:rsidRPr="00E760D2">
        <w:rPr>
          <w:rFonts w:asciiTheme="minorHAnsi" w:hAnsiTheme="minorHAnsi" w:eastAsiaTheme="minorEastAsia" w:cstheme="minorBidi"/>
          <w:color w:val="000000" w:themeColor="text1"/>
        </w:rPr>
        <w:t xml:space="preserve"> </w:t>
      </w:r>
      <w:r w:rsidRPr="61DE8F0B" w:rsidR="5E4807BA">
        <w:rPr>
          <w:rFonts w:asciiTheme="minorHAnsi" w:hAnsiTheme="minorHAnsi" w:eastAsiaTheme="minorEastAsia" w:cstheme="minorBidi"/>
          <w:color w:val="000000" w:themeColor="text1"/>
        </w:rPr>
        <w:t>följa</w:t>
      </w:r>
      <w:r w:rsidRPr="61DE8F0B" w:rsidR="77B00B12">
        <w:rPr>
          <w:rFonts w:asciiTheme="minorHAnsi" w:hAnsiTheme="minorHAnsi" w:eastAsiaTheme="minorEastAsia" w:cstheme="minorBidi"/>
        </w:rPr>
        <w:t xml:space="preserve"> upp implementeringen av</w:t>
      </w:r>
      <w:r w:rsidRPr="61DE8F0B">
        <w:rPr>
          <w:rFonts w:asciiTheme="minorHAnsi" w:hAnsiTheme="minorHAnsi" w:eastAsiaTheme="minorEastAsia" w:cstheme="minorBidi"/>
        </w:rPr>
        <w:t xml:space="preserve"> regelbund</w:t>
      </w:r>
      <w:r w:rsidRPr="61DE8F0B" w:rsidR="5DFA8BCC">
        <w:rPr>
          <w:rFonts w:asciiTheme="minorHAnsi" w:hAnsiTheme="minorHAnsi" w:eastAsiaTheme="minorEastAsia" w:cstheme="minorBidi"/>
        </w:rPr>
        <w:t>na</w:t>
      </w:r>
      <w:r w:rsidRPr="61DE8F0B">
        <w:rPr>
          <w:rFonts w:asciiTheme="minorHAnsi" w:hAnsiTheme="minorHAnsi" w:eastAsiaTheme="minorEastAsia" w:cstheme="minorBidi"/>
        </w:rPr>
        <w:t xml:space="preserve"> spontanbesök hemma hos kunder </w:t>
      </w:r>
      <w:r w:rsidRPr="61DE8F0B" w:rsidR="66AEC273">
        <w:rPr>
          <w:rFonts w:asciiTheme="minorHAnsi" w:hAnsiTheme="minorHAnsi" w:eastAsiaTheme="minorEastAsia" w:cstheme="minorBidi"/>
        </w:rPr>
        <w:t>samt</w:t>
      </w:r>
      <w:r w:rsidRPr="61DE8F0B">
        <w:rPr>
          <w:rFonts w:asciiTheme="minorHAnsi" w:hAnsiTheme="minorHAnsi" w:eastAsiaTheme="minorEastAsia" w:cstheme="minorBidi"/>
        </w:rPr>
        <w:t xml:space="preserve"> arbeta för mer och frekventare social dokumentation från assistenterna. Rutiner kring kommunikation och besök har förbättrats, vi har även arbetat med att förtydliga rutiner kring omkostnader, kvitton, resor samt friskvård.</w:t>
      </w:r>
    </w:p>
    <w:p w:rsidR="0893F185" w:rsidP="61DE8F0B" w:rsidRDefault="0893F185" w14:paraId="157E45E5" w14:textId="4764ABCF">
      <w:pPr>
        <w:rPr>
          <w:rFonts w:asciiTheme="minorHAnsi" w:hAnsiTheme="minorHAnsi" w:eastAsiaTheme="minorEastAsia" w:cstheme="minorBidi"/>
        </w:rPr>
      </w:pPr>
      <w:r w:rsidRPr="61DE8F0B">
        <w:rPr>
          <w:rFonts w:asciiTheme="minorHAnsi" w:hAnsiTheme="minorHAnsi" w:eastAsiaTheme="minorEastAsia" w:cstheme="minorBidi"/>
        </w:rPr>
        <w:t xml:space="preserve">Det har varit utmanande för kundansvariga och kunder att efterfölja kundernas beslut i schemaläggning, då </w:t>
      </w:r>
      <w:r w:rsidRPr="61DE8F0B" w:rsidR="0892982F">
        <w:rPr>
          <w:rFonts w:asciiTheme="minorHAnsi" w:hAnsiTheme="minorHAnsi" w:eastAsiaTheme="minorEastAsia" w:cstheme="minorBidi"/>
        </w:rPr>
        <w:t xml:space="preserve">kundens </w:t>
      </w:r>
      <w:r w:rsidRPr="61DE8F0B">
        <w:rPr>
          <w:rFonts w:asciiTheme="minorHAnsi" w:hAnsiTheme="minorHAnsi" w:eastAsiaTheme="minorEastAsia" w:cstheme="minorBidi"/>
        </w:rPr>
        <w:t xml:space="preserve">behov </w:t>
      </w:r>
      <w:r w:rsidRPr="61DE8F0B" w:rsidR="6FF348EB">
        <w:rPr>
          <w:rFonts w:asciiTheme="minorHAnsi" w:hAnsiTheme="minorHAnsi" w:eastAsiaTheme="minorEastAsia" w:cstheme="minorBidi"/>
        </w:rPr>
        <w:t>och</w:t>
      </w:r>
      <w:r w:rsidRPr="61DE8F0B">
        <w:rPr>
          <w:rFonts w:asciiTheme="minorHAnsi" w:hAnsiTheme="minorHAnsi" w:eastAsiaTheme="minorEastAsia" w:cstheme="minorBidi"/>
        </w:rPr>
        <w:t xml:space="preserve"> möjlighet</w:t>
      </w:r>
      <w:r w:rsidRPr="61DE8F0B" w:rsidR="35E504E7">
        <w:rPr>
          <w:rFonts w:asciiTheme="minorHAnsi" w:hAnsiTheme="minorHAnsi" w:eastAsiaTheme="minorEastAsia" w:cstheme="minorBidi"/>
        </w:rPr>
        <w:t xml:space="preserve">en </w:t>
      </w:r>
      <w:r w:rsidRPr="61DE8F0B">
        <w:rPr>
          <w:rFonts w:asciiTheme="minorHAnsi" w:hAnsiTheme="minorHAnsi" w:eastAsiaTheme="minorEastAsia" w:cstheme="minorBidi"/>
        </w:rPr>
        <w:t>att bemanna exakt enligt den assistansberättigades beslut</w:t>
      </w:r>
      <w:r w:rsidRPr="61DE8F0B" w:rsidR="18A6C91B">
        <w:rPr>
          <w:rFonts w:asciiTheme="minorHAnsi" w:hAnsiTheme="minorHAnsi" w:eastAsiaTheme="minorEastAsia" w:cstheme="minorBidi"/>
        </w:rPr>
        <w:t xml:space="preserve"> kan vara svårt</w:t>
      </w:r>
      <w:r w:rsidRPr="61DE8F0B">
        <w:rPr>
          <w:rFonts w:asciiTheme="minorHAnsi" w:hAnsiTheme="minorHAnsi" w:eastAsiaTheme="minorEastAsia" w:cstheme="minorBidi"/>
        </w:rPr>
        <w:t>. Kundansvariga har behövt ta hjälp av advokat och stödfunktioner i arbetet med att tolka beslut och vara rådgivande samt ett stöd för kundansvariga och chefer, vilket har visat sig effektivt vid uppföljning och schemakontroll.</w:t>
      </w:r>
    </w:p>
    <w:p w:rsidR="0893F185" w:rsidP="61DE8F0B" w:rsidRDefault="0893F185" w14:paraId="766EB4EF" w14:textId="48C9407D">
      <w:pPr>
        <w:rPr>
          <w:rFonts w:asciiTheme="minorHAnsi" w:hAnsiTheme="minorHAnsi" w:eastAsiaTheme="minorEastAsia" w:cstheme="minorBidi"/>
        </w:rPr>
      </w:pPr>
      <w:r w:rsidRPr="61DE8F0B">
        <w:rPr>
          <w:rFonts w:asciiTheme="minorHAnsi" w:hAnsiTheme="minorHAnsi" w:eastAsiaTheme="minorEastAsia" w:cstheme="minorBidi"/>
        </w:rPr>
        <w:t>Vi har arbetat mer aktivt med att utreda kunders beslut och uppföljning av dessa tillsammans med myndigheter och andra samarbetsparter. Vi har även varit behjälpliga med att ansöka om personlig assistans till kunder, både från kommuner och Försäkringskassan.</w:t>
      </w:r>
    </w:p>
    <w:p w:rsidR="0893F185" w:rsidP="61DE8F0B" w:rsidRDefault="0893F185" w14:paraId="12218C97" w14:textId="4BAE6FFC">
      <w:pPr>
        <w:rPr>
          <w:rFonts w:asciiTheme="minorHAnsi" w:hAnsiTheme="minorHAnsi" w:eastAsiaTheme="minorEastAsia" w:cstheme="minorBidi"/>
        </w:rPr>
      </w:pPr>
      <w:r w:rsidRPr="61DE8F0B">
        <w:rPr>
          <w:rFonts w:asciiTheme="minorHAnsi" w:hAnsiTheme="minorHAnsi" w:eastAsiaTheme="minorEastAsia" w:cstheme="minorBidi"/>
        </w:rPr>
        <w:t>Vi har också arbetat med kund- och arbetsmiljöförbättrande aktiviteter som öppet hus med pyssel och fika, deltagande i springlopp och lådbilsrace med mera.</w:t>
      </w:r>
    </w:p>
    <w:p w:rsidR="61DE8F0B" w:rsidP="61DE8F0B" w:rsidRDefault="61DE8F0B" w14:paraId="475FD6DE" w14:textId="27E1D057">
      <w:pPr>
        <w:rPr>
          <w:rFonts w:asciiTheme="minorHAnsi" w:hAnsiTheme="minorHAnsi" w:eastAsiaTheme="minorEastAsia" w:cstheme="minorBidi"/>
          <w:b/>
          <w:bCs/>
        </w:rPr>
      </w:pPr>
    </w:p>
    <w:p w:rsidR="0893F185" w:rsidP="61DE8F0B" w:rsidRDefault="0893F185" w14:paraId="0D332D97" w14:textId="77D2273E">
      <w:pPr>
        <w:rPr>
          <w:rFonts w:asciiTheme="minorHAnsi" w:hAnsiTheme="minorHAnsi" w:eastAsiaTheme="minorEastAsia" w:cstheme="minorBidi"/>
          <w:b/>
          <w:bCs/>
        </w:rPr>
      </w:pPr>
      <w:r w:rsidRPr="61DE8F0B">
        <w:rPr>
          <w:rFonts w:asciiTheme="minorHAnsi" w:hAnsiTheme="minorHAnsi" w:eastAsiaTheme="minorEastAsia" w:cstheme="minorBidi"/>
          <w:b/>
          <w:bCs/>
        </w:rPr>
        <w:t>Arbetsmiljö</w:t>
      </w:r>
    </w:p>
    <w:p w:rsidR="0893F185" w:rsidP="61DE8F0B" w:rsidRDefault="0893F185" w14:paraId="423BC164" w14:textId="129B8CAA">
      <w:pPr>
        <w:rPr>
          <w:rFonts w:asciiTheme="minorHAnsi" w:hAnsiTheme="minorHAnsi" w:eastAsiaTheme="minorEastAsia" w:cstheme="minorBidi"/>
        </w:rPr>
      </w:pPr>
      <w:r w:rsidRPr="61DE8F0B">
        <w:rPr>
          <w:rFonts w:asciiTheme="minorHAnsi" w:hAnsiTheme="minorHAnsi" w:eastAsiaTheme="minorEastAsia" w:cstheme="minorBidi"/>
        </w:rPr>
        <w:t>OmsorgsCompagniet utför riskanalyser årligen på alla våra arbetsplatser med kunder och personal. OC eftersträvar att dokumentet ska vara ett levande dokument för att inte missa negativ eller positiv utveckling. Kundansvariga arbetar regelbundet med riskanalyser under APT.</w:t>
      </w:r>
    </w:p>
    <w:p w:rsidR="0893F185" w:rsidP="61DE8F0B" w:rsidRDefault="0893F185" w14:paraId="18158B59" w14:textId="0C907B1D">
      <w:pPr>
        <w:rPr>
          <w:rFonts w:asciiTheme="minorHAnsi" w:hAnsiTheme="minorHAnsi" w:eastAsiaTheme="minorEastAsia" w:cstheme="minorBidi"/>
        </w:rPr>
      </w:pPr>
      <w:r w:rsidRPr="61DE8F0B">
        <w:rPr>
          <w:rFonts w:asciiTheme="minorHAnsi" w:hAnsiTheme="minorHAnsi" w:eastAsiaTheme="minorEastAsia" w:cstheme="minorBidi"/>
        </w:rPr>
        <w:t>OC utför även kund- och personalutvärderingar årligen för att fånga upp hur arbetsmiljön på deras arbetsplats uppfattas, hur personalen mår och vad de vill förändra.</w:t>
      </w:r>
    </w:p>
    <w:p w:rsidR="61DE8F0B" w:rsidP="61DE8F0B" w:rsidRDefault="61DE8F0B" w14:paraId="742E5A58" w14:textId="3CBCFEE3">
      <w:pPr>
        <w:rPr>
          <w:rFonts w:asciiTheme="minorHAnsi" w:hAnsiTheme="minorHAnsi" w:eastAsiaTheme="minorEastAsia" w:cstheme="minorBidi"/>
          <w:i/>
          <w:iCs/>
        </w:rPr>
      </w:pPr>
    </w:p>
    <w:p w:rsidR="0893F185" w:rsidP="61DE8F0B" w:rsidRDefault="0893F185" w14:paraId="650C9BAB" w14:textId="167829DE">
      <w:pPr>
        <w:rPr>
          <w:rFonts w:asciiTheme="minorHAnsi" w:hAnsiTheme="minorHAnsi" w:eastAsiaTheme="minorEastAsia" w:cstheme="minorBidi"/>
          <w:i/>
          <w:iCs/>
        </w:rPr>
      </w:pPr>
      <w:r w:rsidRPr="61DE8F0B">
        <w:rPr>
          <w:rFonts w:asciiTheme="minorHAnsi" w:hAnsiTheme="minorHAnsi" w:eastAsiaTheme="minorEastAsia" w:cstheme="minorBidi"/>
          <w:i/>
          <w:iCs/>
        </w:rPr>
        <w:t>Utmaningar</w:t>
      </w:r>
    </w:p>
    <w:p w:rsidR="0893F185" w:rsidP="61DE8F0B" w:rsidRDefault="0893F185" w14:paraId="6FF59AFE" w14:textId="57669D2A">
      <w:pPr>
        <w:rPr>
          <w:rFonts w:asciiTheme="minorHAnsi" w:hAnsiTheme="minorHAnsi" w:eastAsiaTheme="minorEastAsia" w:cstheme="minorBidi"/>
        </w:rPr>
      </w:pPr>
      <w:r w:rsidRPr="61DE8F0B">
        <w:rPr>
          <w:rFonts w:asciiTheme="minorHAnsi" w:hAnsiTheme="minorHAnsi" w:eastAsiaTheme="minorEastAsia" w:cstheme="minorBidi"/>
        </w:rPr>
        <w:t>År 2024–2025 har varit ett utmanande verksamhetsår på grund av egen ökad tillväxt i vissa verksamheter av personlig assistans, medan andra verksamheter har haft en minskad tillväxt och personalbortfall som har medfört oro och instabilitet i grupperna.</w:t>
      </w:r>
    </w:p>
    <w:p w:rsidR="0893F185" w:rsidP="61DE8F0B" w:rsidRDefault="0893F185" w14:paraId="64E55DEB" w14:textId="05834DED">
      <w:pPr>
        <w:rPr>
          <w:rFonts w:asciiTheme="minorHAnsi" w:hAnsiTheme="minorHAnsi" w:eastAsiaTheme="minorEastAsia" w:cstheme="minorBidi"/>
        </w:rPr>
      </w:pPr>
      <w:r w:rsidRPr="61DE8F0B">
        <w:rPr>
          <w:rFonts w:asciiTheme="minorHAnsi" w:hAnsiTheme="minorHAnsi" w:eastAsiaTheme="minorEastAsia" w:cstheme="minorBidi"/>
        </w:rPr>
        <w:t>Det sker förändringar inom assistansbranschen, myndigheters kontroll av bolag har ökat vilket har lett till att många företag har lagts ned under en tid tillbaka med oro som följd, både för assistansföretag och kunder. OmsorgsCompagniet lägger ett stort arbete på att följa alla myndigheters krav på utförandet av personlig assistans. Det är en utmaning att hålla jämna steg med utvecklingen och nya krav som upprättas av myndigheter. OmsorgsCompagniet har därför under året följt upp implementeringen av nya rutiner kring kundbesök för att säkerställa att rätt person är på rätt plats enligt schema och för att öka relation och kommunikation med kunder och personal.</w:t>
      </w:r>
    </w:p>
    <w:p w:rsidR="61DE8F0B" w:rsidP="61DE8F0B" w:rsidRDefault="61DE8F0B" w14:paraId="7D9F3726" w14:textId="5E382DAD">
      <w:pPr>
        <w:rPr>
          <w:rFonts w:asciiTheme="minorHAnsi" w:hAnsiTheme="minorHAnsi" w:eastAsiaTheme="minorEastAsia" w:cstheme="minorBidi"/>
          <w:i/>
          <w:iCs/>
        </w:rPr>
      </w:pPr>
    </w:p>
    <w:p w:rsidR="0893F185" w:rsidP="61DE8F0B" w:rsidRDefault="0893F185" w14:paraId="1C13CABF" w14:textId="0EC3DFF0">
      <w:pPr>
        <w:rPr>
          <w:rFonts w:asciiTheme="minorHAnsi" w:hAnsiTheme="minorHAnsi" w:eastAsiaTheme="minorEastAsia" w:cstheme="minorBidi"/>
          <w:i/>
          <w:iCs/>
        </w:rPr>
      </w:pPr>
      <w:r w:rsidRPr="61DE8F0B">
        <w:rPr>
          <w:rFonts w:asciiTheme="minorHAnsi" w:hAnsiTheme="minorHAnsi" w:eastAsiaTheme="minorEastAsia" w:cstheme="minorBidi"/>
          <w:i/>
          <w:iCs/>
        </w:rPr>
        <w:t>Utbildningar som genomförts.</w:t>
      </w:r>
    </w:p>
    <w:p w:rsidR="0893F185" w:rsidP="61DE8F0B" w:rsidRDefault="0893F185" w14:paraId="36CF82CD" w14:textId="4A8B3EC8">
      <w:pPr>
        <w:rPr>
          <w:rFonts w:asciiTheme="minorHAnsi" w:hAnsiTheme="minorHAnsi" w:eastAsiaTheme="minorEastAsia" w:cstheme="minorBidi"/>
        </w:rPr>
      </w:pPr>
      <w:r w:rsidRPr="2B06DA50">
        <w:rPr>
          <w:rFonts w:asciiTheme="minorHAnsi" w:hAnsiTheme="minorHAnsi" w:eastAsiaTheme="minorEastAsia" w:cstheme="minorBidi"/>
        </w:rPr>
        <w:lastRenderedPageBreak/>
        <w:t>OC anordnar utbildning för personliga assistenter med basutbildning i personlig assistans årligen. Utbildning i dokumentation, förflyttningsteknik, HLR och basal hygien hölls i januari 2025. Utbildning i Autism hölls i december 2024 samt januari 2025 i Stockholm. OC uppmanar ständigt sina assistenter att genomföra våra webbutbildningar i OC:s system i Tidvis. Under februari 2025 hölls det en samordnarutbildning i Göteborg. Utbildning i HLR hölls under mars 2025 i Malmö för personliga assistenter</w:t>
      </w:r>
      <w:r w:rsidRPr="2B06DA50" w:rsidR="167FF7E7">
        <w:rPr>
          <w:rFonts w:asciiTheme="minorHAnsi" w:hAnsiTheme="minorHAnsi" w:eastAsiaTheme="minorEastAsia" w:cstheme="minorBidi"/>
        </w:rPr>
        <w:t xml:space="preserve">, </w:t>
      </w:r>
      <w:r w:rsidRPr="2B06DA50" w:rsidR="2FD74EA3">
        <w:rPr>
          <w:rFonts w:asciiTheme="minorHAnsi" w:hAnsiTheme="minorHAnsi" w:eastAsiaTheme="minorEastAsia" w:cstheme="minorBidi"/>
        </w:rPr>
        <w:t xml:space="preserve">under maj månad 2025 i Örebro </w:t>
      </w:r>
      <w:r w:rsidRPr="2B06DA50" w:rsidR="4141C940">
        <w:rPr>
          <w:rFonts w:asciiTheme="minorHAnsi" w:hAnsiTheme="minorHAnsi" w:eastAsiaTheme="minorEastAsia" w:cstheme="minorBidi"/>
        </w:rPr>
        <w:t xml:space="preserve">samt under </w:t>
      </w:r>
      <w:r w:rsidRPr="2B06DA50" w:rsidR="167FF7E7">
        <w:rPr>
          <w:rFonts w:asciiTheme="minorHAnsi" w:hAnsiTheme="minorHAnsi" w:eastAsiaTheme="minorEastAsia" w:cstheme="minorBidi"/>
        </w:rPr>
        <w:t>april 2024 i Göteborg</w:t>
      </w:r>
      <w:r w:rsidRPr="2B06DA50">
        <w:rPr>
          <w:rFonts w:asciiTheme="minorHAnsi" w:hAnsiTheme="minorHAnsi" w:eastAsiaTheme="minorEastAsia" w:cstheme="minorBidi"/>
        </w:rPr>
        <w:t>. Under februari 2025 hölls en utbildning inom kommunikation samt tecken som stöd för personliga assistenter i Trollhättan samt Örebro.</w:t>
      </w:r>
    </w:p>
    <w:p w:rsidR="61DE8F0B" w:rsidP="61DE8F0B" w:rsidRDefault="61DE8F0B" w14:paraId="4022729C" w14:textId="023C1038">
      <w:pPr>
        <w:rPr>
          <w:rFonts w:asciiTheme="minorHAnsi" w:hAnsiTheme="minorHAnsi" w:eastAsiaTheme="minorEastAsia" w:cstheme="minorBidi"/>
          <w:i/>
          <w:iCs/>
        </w:rPr>
      </w:pPr>
    </w:p>
    <w:p w:rsidR="0893F185" w:rsidP="61DE8F0B" w:rsidRDefault="0893F185" w14:paraId="5A214A40" w14:textId="74C53F09">
      <w:pPr>
        <w:rPr>
          <w:rFonts w:asciiTheme="minorHAnsi" w:hAnsiTheme="minorHAnsi" w:eastAsiaTheme="minorEastAsia" w:cstheme="minorBidi"/>
        </w:rPr>
      </w:pPr>
      <w:r w:rsidRPr="61DE8F0B">
        <w:rPr>
          <w:rFonts w:asciiTheme="minorHAnsi" w:hAnsiTheme="minorHAnsi" w:eastAsiaTheme="minorEastAsia" w:cstheme="minorBidi"/>
          <w:i/>
          <w:iCs/>
        </w:rPr>
        <w:t>Förändringar i verksamheten</w:t>
      </w:r>
      <w:r w:rsidRPr="61DE8F0B">
        <w:rPr>
          <w:rFonts w:asciiTheme="minorHAnsi" w:hAnsiTheme="minorHAnsi" w:eastAsiaTheme="minorEastAsia" w:cstheme="minorBidi"/>
        </w:rPr>
        <w:t>.</w:t>
      </w:r>
    </w:p>
    <w:p w:rsidR="0893F185" w:rsidP="61DE8F0B" w:rsidRDefault="0893F185" w14:paraId="2CA62E3B" w14:textId="14FCAD6B">
      <w:pPr>
        <w:rPr>
          <w:rFonts w:asciiTheme="minorHAnsi" w:hAnsiTheme="minorHAnsi" w:eastAsiaTheme="minorEastAsia" w:cstheme="minorBidi"/>
        </w:rPr>
      </w:pPr>
      <w:r w:rsidRPr="61DE8F0B">
        <w:rPr>
          <w:rFonts w:asciiTheme="minorHAnsi" w:hAnsiTheme="minorHAnsi" w:eastAsiaTheme="minorEastAsia" w:cstheme="minorBidi"/>
        </w:rPr>
        <w:t>OC:s personliga assistans har växt något under året eftersom ett antal kunder har valt att byta till oss från bolag som har lagts ned. Vi har även tappat några kunder av olika anledningar, som att kunden vill testa ett nytt bolag eller har förlorat sin insats.</w:t>
      </w:r>
    </w:p>
    <w:p w:rsidR="0893F185" w:rsidP="61DE8F0B" w:rsidRDefault="0893F185" w14:paraId="668A99A9" w14:textId="183713EB">
      <w:pPr>
        <w:rPr>
          <w:rFonts w:asciiTheme="minorHAnsi" w:hAnsiTheme="minorHAnsi" w:eastAsiaTheme="minorEastAsia" w:cstheme="minorBidi"/>
        </w:rPr>
      </w:pPr>
      <w:r w:rsidRPr="61DE8F0B">
        <w:rPr>
          <w:rFonts w:asciiTheme="minorHAnsi" w:hAnsiTheme="minorHAnsi" w:eastAsiaTheme="minorEastAsia" w:cstheme="minorBidi"/>
        </w:rPr>
        <w:t>En del avslut har orsakats av att kundansvariga eller chefer har slutat, samt att en del kunder har haft svårt att anpassa sig efter våra nya rutiner kring beslut och schemaläggning.</w:t>
      </w:r>
    </w:p>
    <w:p w:rsidR="61DE8F0B" w:rsidP="61DE8F0B" w:rsidRDefault="61DE8F0B" w14:paraId="6F073855" w14:textId="25178E38">
      <w:pPr>
        <w:rPr>
          <w:rFonts w:asciiTheme="minorHAnsi" w:hAnsiTheme="minorHAnsi" w:eastAsiaTheme="minorEastAsia" w:cstheme="minorBidi"/>
        </w:rPr>
      </w:pPr>
    </w:p>
    <w:p w:rsidR="0893F185" w:rsidP="61DE8F0B" w:rsidRDefault="0893F185" w14:paraId="795ADDAC" w14:textId="43ADFF22">
      <w:pPr>
        <w:rPr>
          <w:rFonts w:asciiTheme="minorHAnsi" w:hAnsiTheme="minorHAnsi" w:eastAsiaTheme="minorEastAsia" w:cstheme="minorBidi"/>
          <w:b/>
          <w:bCs/>
        </w:rPr>
      </w:pPr>
      <w:r w:rsidRPr="61DE8F0B">
        <w:rPr>
          <w:rFonts w:asciiTheme="minorHAnsi" w:hAnsiTheme="minorHAnsi" w:eastAsiaTheme="minorEastAsia" w:cstheme="minorBidi"/>
          <w:b/>
          <w:bCs/>
        </w:rPr>
        <w:t>Ekonomi</w:t>
      </w:r>
    </w:p>
    <w:p w:rsidR="0893F185" w:rsidP="61DE8F0B" w:rsidRDefault="0893F185" w14:paraId="57A5B233" w14:textId="07DB5DBA">
      <w:pPr>
        <w:rPr>
          <w:rFonts w:asciiTheme="minorHAnsi" w:hAnsiTheme="minorHAnsi" w:eastAsiaTheme="minorEastAsia" w:cstheme="minorBidi"/>
        </w:rPr>
      </w:pPr>
      <w:r w:rsidRPr="61DE8F0B">
        <w:rPr>
          <w:rFonts w:asciiTheme="minorHAnsi" w:hAnsiTheme="minorHAnsi" w:eastAsiaTheme="minorEastAsia" w:cstheme="minorBidi"/>
        </w:rPr>
        <w:t>OmsorgsCompagniets personlig assistansverksamhet ligger på en något lägre nivå än föregående år. Från april 2024 till och med maj 2025 hade verksamheten som mest 149 kunder.</w:t>
      </w:r>
    </w:p>
    <w:p w:rsidR="61DE8F0B" w:rsidP="61DE8F0B" w:rsidRDefault="61DE8F0B" w14:paraId="25C7BB3D" w14:textId="61517ECA">
      <w:pPr>
        <w:rPr>
          <w:rFonts w:asciiTheme="minorHAnsi" w:hAnsiTheme="minorHAnsi" w:eastAsiaTheme="minorEastAsia" w:cstheme="minorBidi"/>
          <w:b/>
          <w:bCs/>
        </w:rPr>
      </w:pPr>
    </w:p>
    <w:p w:rsidR="0893F185" w:rsidP="61DE8F0B" w:rsidRDefault="0893F185" w14:paraId="1E9952B1" w14:textId="04A598DF">
      <w:pPr>
        <w:rPr>
          <w:rFonts w:asciiTheme="minorHAnsi" w:hAnsiTheme="minorHAnsi" w:eastAsiaTheme="minorEastAsia" w:cstheme="minorBidi"/>
          <w:b/>
          <w:bCs/>
        </w:rPr>
      </w:pPr>
      <w:r w:rsidRPr="61DE8F0B">
        <w:rPr>
          <w:rFonts w:asciiTheme="minorHAnsi" w:hAnsiTheme="minorHAnsi" w:eastAsiaTheme="minorEastAsia" w:cstheme="minorBidi"/>
          <w:b/>
          <w:bCs/>
        </w:rPr>
        <w:t>Medarbetare</w:t>
      </w:r>
    </w:p>
    <w:p w:rsidR="0893F185" w:rsidP="61DE8F0B" w:rsidRDefault="0893F185" w14:paraId="12F60BC4" w14:textId="3E4DEB0B">
      <w:pPr>
        <w:rPr>
          <w:rFonts w:asciiTheme="minorHAnsi" w:hAnsiTheme="minorHAnsi" w:eastAsiaTheme="minorEastAsia" w:cstheme="minorBidi"/>
        </w:rPr>
      </w:pPr>
      <w:r w:rsidRPr="61DE8F0B">
        <w:rPr>
          <w:rFonts w:asciiTheme="minorHAnsi" w:hAnsiTheme="minorHAnsi" w:eastAsiaTheme="minorEastAsia" w:cstheme="minorBidi"/>
        </w:rPr>
        <w:t xml:space="preserve">Inom området personlig assistans på OmsorgsCompagniet </w:t>
      </w:r>
      <w:r w:rsidRPr="61DE8F0B" w:rsidR="5F999082">
        <w:rPr>
          <w:rFonts w:asciiTheme="minorHAnsi" w:hAnsiTheme="minorHAnsi" w:eastAsiaTheme="minorEastAsia" w:cstheme="minorBidi"/>
        </w:rPr>
        <w:t>h</w:t>
      </w:r>
      <w:r w:rsidRPr="61DE8F0B">
        <w:rPr>
          <w:rFonts w:asciiTheme="minorHAnsi" w:hAnsiTheme="minorHAnsi" w:eastAsiaTheme="minorEastAsia" w:cstheme="minorBidi"/>
        </w:rPr>
        <w:t>ar</w:t>
      </w:r>
      <w:r w:rsidRPr="61DE8F0B" w:rsidR="5F999082">
        <w:rPr>
          <w:rFonts w:asciiTheme="minorHAnsi" w:hAnsiTheme="minorHAnsi" w:eastAsiaTheme="minorEastAsia" w:cstheme="minorBidi"/>
        </w:rPr>
        <w:t xml:space="preserve"> vi</w:t>
      </w:r>
      <w:r w:rsidRPr="61DE8F0B">
        <w:rPr>
          <w:rFonts w:asciiTheme="minorHAnsi" w:hAnsiTheme="minorHAnsi" w:eastAsiaTheme="minorEastAsia" w:cstheme="minorBidi"/>
        </w:rPr>
        <w:t xml:space="preserve"> tre verksamhetschefer</w:t>
      </w:r>
      <w:r w:rsidRPr="61DE8F0B" w:rsidR="33F966CB">
        <w:rPr>
          <w:rFonts w:asciiTheme="minorHAnsi" w:hAnsiTheme="minorHAnsi" w:eastAsiaTheme="minorEastAsia" w:cstheme="minorBidi"/>
        </w:rPr>
        <w:t xml:space="preserve"> med ekonomiskt, kvalitets och personalansvar för sina respektive områden</w:t>
      </w:r>
      <w:r w:rsidRPr="61DE8F0B">
        <w:rPr>
          <w:rFonts w:asciiTheme="minorHAnsi" w:hAnsiTheme="minorHAnsi" w:eastAsiaTheme="minorEastAsia" w:cstheme="minorBidi"/>
        </w:rPr>
        <w:t>. Det finns nio kundansvariga och två säljare inom det administrativa området.</w:t>
      </w:r>
    </w:p>
    <w:p w:rsidR="61DE8F0B" w:rsidP="61DE8F0B" w:rsidRDefault="61DE8F0B" w14:paraId="6DBF2649" w14:textId="08011D19">
      <w:pPr>
        <w:rPr>
          <w:rFonts w:asciiTheme="minorHAnsi" w:hAnsiTheme="minorHAnsi" w:eastAsiaTheme="minorEastAsia" w:cstheme="minorBidi"/>
        </w:rPr>
      </w:pPr>
    </w:p>
    <w:p w:rsidR="0893F185" w:rsidP="61DE8F0B" w:rsidRDefault="0FA35B4E" w14:paraId="6002CB46" w14:textId="3DFD3E1A">
      <w:pPr>
        <w:rPr>
          <w:rFonts w:asciiTheme="minorHAnsi" w:hAnsiTheme="minorHAnsi" w:eastAsiaTheme="minorEastAsia" w:cstheme="minorBidi"/>
        </w:rPr>
      </w:pPr>
      <w:r w:rsidRPr="34802018">
        <w:rPr>
          <w:rFonts w:asciiTheme="minorHAnsi" w:hAnsiTheme="minorHAnsi" w:eastAsiaTheme="minorEastAsia" w:cstheme="minorBidi"/>
        </w:rPr>
        <w:t>På Omsorgscompagniet under verksamhetsåret fanns det 643 totalt anställda assistenter och i snitt fanns det</w:t>
      </w:r>
      <w:r w:rsidRPr="34802018" w:rsidR="0893F185">
        <w:rPr>
          <w:rFonts w:asciiTheme="minorHAnsi" w:hAnsiTheme="minorHAnsi" w:eastAsiaTheme="minorEastAsia" w:cstheme="minorBidi"/>
        </w:rPr>
        <w:t xml:space="preserve"> totalt </w:t>
      </w:r>
      <w:r w:rsidRPr="34802018" w:rsidR="5367D51F">
        <w:rPr>
          <w:rFonts w:asciiTheme="minorHAnsi" w:hAnsiTheme="minorHAnsi" w:eastAsiaTheme="minorEastAsia" w:cstheme="minorBidi"/>
        </w:rPr>
        <w:t xml:space="preserve">417 helårsanställda assistenter på </w:t>
      </w:r>
      <w:r w:rsidRPr="34802018" w:rsidR="0EF3FD3D">
        <w:rPr>
          <w:rFonts w:asciiTheme="minorHAnsi" w:hAnsiTheme="minorHAnsi" w:eastAsiaTheme="minorEastAsia" w:cstheme="minorBidi"/>
        </w:rPr>
        <w:t>OC,</w:t>
      </w:r>
      <w:r w:rsidRPr="34802018" w:rsidR="0893F185">
        <w:rPr>
          <w:rFonts w:asciiTheme="minorHAnsi" w:hAnsiTheme="minorHAnsi" w:eastAsiaTheme="minorEastAsia" w:cstheme="minorBidi"/>
        </w:rPr>
        <w:t xml:space="preserve"> varav 238 är kvinnor och 179 är män</w:t>
      </w:r>
      <w:r w:rsidRPr="34802018" w:rsidR="7E7B5619">
        <w:rPr>
          <w:rFonts w:asciiTheme="minorHAnsi" w:hAnsiTheme="minorHAnsi" w:eastAsiaTheme="minorEastAsia" w:cstheme="minorBidi"/>
        </w:rPr>
        <w:t xml:space="preserve">. </w:t>
      </w:r>
    </w:p>
    <w:p w:rsidR="0893F185" w:rsidP="61DE8F0B" w:rsidRDefault="0893F185" w14:paraId="577DC375" w14:textId="46027C2F">
      <w:r w:rsidRPr="2B06DA50">
        <w:rPr>
          <w:rFonts w:asciiTheme="minorHAnsi" w:hAnsiTheme="minorHAnsi" w:eastAsiaTheme="minorEastAsia" w:cstheme="minorBidi"/>
        </w:rPr>
        <w:t xml:space="preserve">Under 2024–2025 hade verksamheten 19 439 timmar sjukfrånvaro, 2023–2024 var motsvarande tal 23 810 timmar vilket var en minskning om cirka 18 %. </w:t>
      </w:r>
      <w:r w:rsidRPr="2B06DA50" w:rsidR="4D521A64">
        <w:rPr>
          <w:rFonts w:asciiTheme="minorHAnsi" w:hAnsiTheme="minorHAnsi" w:eastAsiaTheme="minorEastAsia" w:cstheme="minorBidi"/>
        </w:rPr>
        <w:t>Minskningen bedöms bero på minskat personalantal och förändrade levnadsvanor.</w:t>
      </w:r>
    </w:p>
    <w:p w:rsidR="61DE8F0B" w:rsidP="61DE8F0B" w:rsidRDefault="61DE8F0B" w14:paraId="7CACE760" w14:textId="72EC94E7">
      <w:pPr>
        <w:rPr>
          <w:rFonts w:asciiTheme="minorHAnsi" w:hAnsiTheme="minorHAnsi" w:eastAsiaTheme="minorEastAsia" w:cstheme="minorBidi"/>
          <w:b/>
          <w:bCs/>
        </w:rPr>
      </w:pPr>
    </w:p>
    <w:p w:rsidR="0893F185" w:rsidP="61DE8F0B" w:rsidRDefault="0893F185" w14:paraId="652D3379" w14:textId="7ACF6947">
      <w:pPr>
        <w:rPr>
          <w:rFonts w:asciiTheme="minorHAnsi" w:hAnsiTheme="minorHAnsi" w:eastAsiaTheme="minorEastAsia" w:cstheme="minorBidi"/>
          <w:b/>
          <w:bCs/>
        </w:rPr>
      </w:pPr>
      <w:r w:rsidRPr="61DE8F0B">
        <w:rPr>
          <w:rFonts w:asciiTheme="minorHAnsi" w:hAnsiTheme="minorHAnsi" w:eastAsiaTheme="minorEastAsia" w:cstheme="minorBidi"/>
          <w:b/>
          <w:bCs/>
        </w:rPr>
        <w:t>Medarbetarundersökning – Personliga Assistenter 2024</w:t>
      </w:r>
    </w:p>
    <w:p w:rsidR="0893F185" w:rsidP="61DE8F0B" w:rsidRDefault="0893F185" w14:paraId="473F8D6E" w14:textId="5A8F30B2">
      <w:pPr>
        <w:rPr>
          <w:rFonts w:asciiTheme="minorHAnsi" w:hAnsiTheme="minorHAnsi" w:eastAsiaTheme="minorEastAsia" w:cstheme="minorBidi"/>
          <w:b/>
          <w:bCs/>
        </w:rPr>
      </w:pPr>
      <w:r w:rsidRPr="61DE8F0B">
        <w:rPr>
          <w:rFonts w:asciiTheme="minorHAnsi" w:hAnsiTheme="minorHAnsi" w:eastAsiaTheme="minorEastAsia" w:cstheme="minorBidi"/>
          <w:b/>
          <w:bCs/>
        </w:rPr>
        <w:t>Sammanfattning</w:t>
      </w:r>
    </w:p>
    <w:p w:rsidR="0893F185" w:rsidP="61DE8F0B" w:rsidRDefault="0893F185" w14:paraId="6528672A" w14:textId="5FEFA427">
      <w:pPr>
        <w:pStyle w:val="Liststycke"/>
        <w:numPr>
          <w:ilvl w:val="0"/>
          <w:numId w:val="14"/>
        </w:numPr>
        <w:rPr>
          <w:rFonts w:asciiTheme="minorHAnsi" w:hAnsiTheme="minorHAnsi" w:eastAsiaTheme="minorEastAsia" w:cstheme="minorBidi"/>
        </w:rPr>
      </w:pPr>
      <w:r w:rsidRPr="61DE8F0B">
        <w:rPr>
          <w:rFonts w:asciiTheme="minorHAnsi" w:hAnsiTheme="minorHAnsi" w:eastAsiaTheme="minorEastAsia" w:cstheme="minorBidi"/>
        </w:rPr>
        <w:t>Stark helhetsbild: hög arbetsstolthet, kompetenstrygghet och upplevelse av meningsfullhet i jobbet.</w:t>
      </w:r>
    </w:p>
    <w:p w:rsidR="0893F185" w:rsidP="61DE8F0B" w:rsidRDefault="0893F185" w14:paraId="3181F074" w14:textId="32491D9A">
      <w:pPr>
        <w:pStyle w:val="Liststycke"/>
        <w:numPr>
          <w:ilvl w:val="0"/>
          <w:numId w:val="14"/>
        </w:numPr>
        <w:rPr>
          <w:rFonts w:asciiTheme="minorHAnsi" w:hAnsiTheme="minorHAnsi" w:eastAsiaTheme="minorEastAsia" w:cstheme="minorBidi"/>
        </w:rPr>
      </w:pPr>
      <w:r w:rsidRPr="61DE8F0B">
        <w:rPr>
          <w:rFonts w:asciiTheme="minorHAnsi" w:hAnsiTheme="minorHAnsi" w:eastAsiaTheme="minorEastAsia" w:cstheme="minorBidi"/>
        </w:rPr>
        <w:t>Ledarskap: mycket positiva omdömen om närmaste chef (tillgänglig, uppskattande, bra förebild).</w:t>
      </w:r>
    </w:p>
    <w:p w:rsidR="0893F185" w:rsidP="61DE8F0B" w:rsidRDefault="0893F185" w14:paraId="56C08B53" w14:textId="6DA49770">
      <w:pPr>
        <w:pStyle w:val="Liststycke"/>
        <w:numPr>
          <w:ilvl w:val="0"/>
          <w:numId w:val="14"/>
        </w:numPr>
        <w:rPr>
          <w:rFonts w:asciiTheme="minorHAnsi" w:hAnsiTheme="minorHAnsi" w:eastAsiaTheme="minorEastAsia" w:cstheme="minorBidi"/>
        </w:rPr>
      </w:pPr>
      <w:r w:rsidRPr="61DE8F0B">
        <w:rPr>
          <w:rFonts w:asciiTheme="minorHAnsi" w:hAnsiTheme="minorHAnsi" w:eastAsiaTheme="minorEastAsia" w:cstheme="minorBidi"/>
        </w:rPr>
        <w:t>Förbättringsspår: återkommande önskemål om löneökningar, mer förutsägbara scheman/högre sysselsättningsgrad samt riktad fortbildning.</w:t>
      </w:r>
    </w:p>
    <w:p w:rsidR="0893F185" w:rsidP="61DE8F0B" w:rsidRDefault="0893F185" w14:paraId="1D348D4B" w14:textId="2D8A9BB6">
      <w:pPr>
        <w:pStyle w:val="Liststycke"/>
        <w:numPr>
          <w:ilvl w:val="0"/>
          <w:numId w:val="14"/>
        </w:numPr>
        <w:rPr>
          <w:rFonts w:asciiTheme="minorHAnsi" w:hAnsiTheme="minorHAnsi" w:eastAsiaTheme="minorEastAsia" w:cstheme="minorBidi"/>
        </w:rPr>
      </w:pPr>
      <w:r w:rsidRPr="61DE8F0B">
        <w:rPr>
          <w:rFonts w:asciiTheme="minorHAnsi" w:hAnsiTheme="minorHAnsi" w:eastAsiaTheme="minorEastAsia" w:cstheme="minorBidi"/>
        </w:rPr>
        <w:t>Rekommendationsvilja: många skulle rekommendera arbetsgivaren till andra.</w:t>
      </w:r>
    </w:p>
    <w:p w:rsidR="61DE8F0B" w:rsidP="61DE8F0B" w:rsidRDefault="61DE8F0B" w14:paraId="469236E0" w14:textId="659BBD63">
      <w:pPr>
        <w:rPr>
          <w:rFonts w:asciiTheme="minorHAnsi" w:hAnsiTheme="minorHAnsi" w:eastAsiaTheme="minorEastAsia" w:cstheme="minorBidi"/>
          <w:b/>
          <w:bCs/>
        </w:rPr>
      </w:pPr>
    </w:p>
    <w:p w:rsidR="0893F185" w:rsidP="61DE8F0B" w:rsidRDefault="0893F185" w14:paraId="072FFDCD" w14:textId="0131D297">
      <w:pPr>
        <w:rPr>
          <w:rFonts w:asciiTheme="minorHAnsi" w:hAnsiTheme="minorHAnsi" w:eastAsiaTheme="minorEastAsia" w:cstheme="minorBidi"/>
          <w:b/>
          <w:bCs/>
        </w:rPr>
      </w:pPr>
      <w:r w:rsidRPr="61DE8F0B">
        <w:rPr>
          <w:rFonts w:asciiTheme="minorHAnsi" w:hAnsiTheme="minorHAnsi" w:eastAsiaTheme="minorEastAsia" w:cstheme="minorBidi"/>
          <w:b/>
          <w:bCs/>
        </w:rPr>
        <w:t>Nyckelobservationer</w:t>
      </w:r>
    </w:p>
    <w:p w:rsidR="0893F185" w:rsidP="61DE8F0B" w:rsidRDefault="0893F185" w14:paraId="6141B565" w14:textId="24FEE02D">
      <w:pPr>
        <w:pStyle w:val="Liststycke"/>
        <w:numPr>
          <w:ilvl w:val="0"/>
          <w:numId w:val="13"/>
        </w:numPr>
        <w:rPr>
          <w:rFonts w:asciiTheme="minorHAnsi" w:hAnsiTheme="minorHAnsi" w:eastAsiaTheme="minorEastAsia" w:cstheme="minorBidi"/>
        </w:rPr>
      </w:pPr>
      <w:r w:rsidRPr="61DE8F0B">
        <w:rPr>
          <w:rFonts w:asciiTheme="minorHAnsi" w:hAnsiTheme="minorHAnsi" w:eastAsiaTheme="minorEastAsia" w:cstheme="minorBidi"/>
        </w:rPr>
        <w:t>Arbetsnöjdhet: mycket hög andel svar på nivå 5–6 för "mitt arbete är viktigt" och "jag klarar av mitt arbete".</w:t>
      </w:r>
    </w:p>
    <w:p w:rsidR="0893F185" w:rsidP="61DE8F0B" w:rsidRDefault="0893F185" w14:paraId="5D795A78" w14:textId="6AA2883A">
      <w:pPr>
        <w:pStyle w:val="Liststycke"/>
        <w:numPr>
          <w:ilvl w:val="0"/>
          <w:numId w:val="13"/>
        </w:numPr>
        <w:rPr>
          <w:rFonts w:asciiTheme="minorHAnsi" w:hAnsiTheme="minorHAnsi" w:eastAsiaTheme="minorEastAsia" w:cstheme="minorBidi"/>
        </w:rPr>
      </w:pPr>
      <w:r w:rsidRPr="61DE8F0B">
        <w:rPr>
          <w:rFonts w:asciiTheme="minorHAnsi" w:hAnsiTheme="minorHAnsi" w:eastAsiaTheme="minorEastAsia" w:cstheme="minorBidi"/>
        </w:rPr>
        <w:lastRenderedPageBreak/>
        <w:t xml:space="preserve">Arbetssituation: </w:t>
      </w:r>
      <w:proofErr w:type="gramStart"/>
      <w:r w:rsidRPr="61DE8F0B">
        <w:rPr>
          <w:rFonts w:asciiTheme="minorHAnsi" w:hAnsiTheme="minorHAnsi" w:eastAsiaTheme="minorEastAsia" w:cstheme="minorBidi"/>
        </w:rPr>
        <w:t>överlag</w:t>
      </w:r>
      <w:proofErr w:type="gramEnd"/>
      <w:r w:rsidRPr="61DE8F0B">
        <w:rPr>
          <w:rFonts w:asciiTheme="minorHAnsi" w:hAnsiTheme="minorHAnsi" w:eastAsiaTheme="minorEastAsia" w:cstheme="minorBidi"/>
        </w:rPr>
        <w:t xml:space="preserve"> positiva värden för resurser och kontroll över arbetet; något mer variation gällande att påverka arbetsbelastning/tempo.</w:t>
      </w:r>
    </w:p>
    <w:p w:rsidR="0893F185" w:rsidP="61DE8F0B" w:rsidRDefault="0893F185" w14:paraId="7D941E0B" w14:textId="2C4E7032">
      <w:pPr>
        <w:pStyle w:val="Liststycke"/>
        <w:numPr>
          <w:ilvl w:val="0"/>
          <w:numId w:val="13"/>
        </w:numPr>
        <w:rPr>
          <w:rFonts w:asciiTheme="minorHAnsi" w:hAnsiTheme="minorHAnsi" w:eastAsiaTheme="minorEastAsia" w:cstheme="minorBidi"/>
        </w:rPr>
      </w:pPr>
      <w:r w:rsidRPr="61DE8F0B">
        <w:rPr>
          <w:rFonts w:asciiTheme="minorHAnsi" w:hAnsiTheme="minorHAnsi" w:eastAsiaTheme="minorEastAsia" w:cstheme="minorBidi"/>
        </w:rPr>
        <w:t>Lojalitet &amp; tillit: tydliga värderingar och hög upplevd omtanke från ledningen; hög rekommendationsgrad.</w:t>
      </w:r>
    </w:p>
    <w:p w:rsidR="0893F185" w:rsidP="61DE8F0B" w:rsidRDefault="0893F185" w14:paraId="53D9E733" w14:textId="44100544">
      <w:pPr>
        <w:pStyle w:val="Liststycke"/>
        <w:numPr>
          <w:ilvl w:val="0"/>
          <w:numId w:val="13"/>
        </w:numPr>
        <w:rPr>
          <w:rFonts w:asciiTheme="minorHAnsi" w:hAnsiTheme="minorHAnsi" w:eastAsiaTheme="minorEastAsia" w:cstheme="minorBidi"/>
        </w:rPr>
      </w:pPr>
      <w:r w:rsidRPr="61DE8F0B">
        <w:rPr>
          <w:rFonts w:asciiTheme="minorHAnsi" w:hAnsiTheme="minorHAnsi" w:eastAsiaTheme="minorEastAsia" w:cstheme="minorBidi"/>
        </w:rPr>
        <w:t>Lokaler &amp; arbetsplats: god tillgång till utrustning och upplevd ordning; fysiska villkor bedöms som goda.</w:t>
      </w:r>
    </w:p>
    <w:p w:rsidR="61DE8F0B" w:rsidP="61DE8F0B" w:rsidRDefault="61DE8F0B" w14:paraId="7DED7F67" w14:textId="26D77354">
      <w:pPr>
        <w:rPr>
          <w:rFonts w:asciiTheme="minorHAnsi" w:hAnsiTheme="minorHAnsi" w:eastAsiaTheme="minorEastAsia" w:cstheme="minorBidi"/>
          <w:b/>
          <w:bCs/>
        </w:rPr>
      </w:pPr>
    </w:p>
    <w:p w:rsidR="0893F185" w:rsidP="61DE8F0B" w:rsidRDefault="0893F185" w14:paraId="6BBD1565" w14:textId="49193881">
      <w:pPr>
        <w:rPr>
          <w:rFonts w:asciiTheme="minorHAnsi" w:hAnsiTheme="minorHAnsi" w:eastAsiaTheme="minorEastAsia" w:cstheme="minorBidi"/>
          <w:b/>
          <w:bCs/>
        </w:rPr>
      </w:pPr>
      <w:r w:rsidRPr="61DE8F0B">
        <w:rPr>
          <w:rFonts w:asciiTheme="minorHAnsi" w:hAnsiTheme="minorHAnsi" w:eastAsiaTheme="minorEastAsia" w:cstheme="minorBidi"/>
          <w:b/>
          <w:bCs/>
        </w:rPr>
        <w:t>Fritext – återkommande teman</w:t>
      </w:r>
    </w:p>
    <w:p w:rsidR="0893F185" w:rsidP="61DE8F0B" w:rsidRDefault="0893F185" w14:paraId="504E1DDF" w14:textId="356B4367">
      <w:pPr>
        <w:rPr>
          <w:rFonts w:asciiTheme="minorHAnsi" w:hAnsiTheme="minorHAnsi" w:eastAsiaTheme="minorEastAsia" w:cstheme="minorBidi"/>
          <w:b/>
          <w:bCs/>
        </w:rPr>
      </w:pPr>
      <w:r w:rsidRPr="61DE8F0B">
        <w:rPr>
          <w:rFonts w:asciiTheme="minorHAnsi" w:hAnsiTheme="minorHAnsi" w:eastAsiaTheme="minorEastAsia" w:cstheme="minorBidi"/>
          <w:b/>
          <w:bCs/>
        </w:rPr>
        <w:t>Positivt:</w:t>
      </w:r>
    </w:p>
    <w:p w:rsidR="0893F185" w:rsidP="61DE8F0B" w:rsidRDefault="0893F185" w14:paraId="60A74C81" w14:textId="056D3F0A">
      <w:pPr>
        <w:pStyle w:val="Liststycke"/>
        <w:numPr>
          <w:ilvl w:val="0"/>
          <w:numId w:val="12"/>
        </w:numPr>
        <w:rPr>
          <w:rFonts w:asciiTheme="minorHAnsi" w:hAnsiTheme="minorHAnsi" w:eastAsiaTheme="minorEastAsia" w:cstheme="minorBidi"/>
        </w:rPr>
      </w:pPr>
      <w:r w:rsidRPr="61DE8F0B">
        <w:rPr>
          <w:rFonts w:asciiTheme="minorHAnsi" w:hAnsiTheme="minorHAnsi" w:eastAsiaTheme="minorEastAsia" w:cstheme="minorBidi"/>
        </w:rPr>
        <w:t>Stark trivsel och stolthet i uppdraget.</w:t>
      </w:r>
    </w:p>
    <w:p w:rsidR="0893F185" w:rsidP="61DE8F0B" w:rsidRDefault="0893F185" w14:paraId="39FA7F7A" w14:textId="2EBDD6F3">
      <w:pPr>
        <w:pStyle w:val="Liststycke"/>
        <w:numPr>
          <w:ilvl w:val="0"/>
          <w:numId w:val="12"/>
        </w:numPr>
        <w:rPr>
          <w:rFonts w:asciiTheme="minorHAnsi" w:hAnsiTheme="minorHAnsi" w:eastAsiaTheme="minorEastAsia" w:cstheme="minorBidi"/>
        </w:rPr>
      </w:pPr>
      <w:r w:rsidRPr="61DE8F0B">
        <w:rPr>
          <w:rFonts w:asciiTheme="minorHAnsi" w:hAnsiTheme="minorHAnsi" w:eastAsiaTheme="minorEastAsia" w:cstheme="minorBidi"/>
        </w:rPr>
        <w:t>Bra stöd och bemötande från närmaste chefer (namngivna chefer lyfts positivt).</w:t>
      </w:r>
    </w:p>
    <w:p w:rsidR="0893F185" w:rsidP="61DE8F0B" w:rsidRDefault="0893F185" w14:paraId="30C67478" w14:textId="611C2E28">
      <w:pPr>
        <w:pStyle w:val="Liststycke"/>
        <w:numPr>
          <w:ilvl w:val="0"/>
          <w:numId w:val="12"/>
        </w:numPr>
        <w:rPr>
          <w:rFonts w:asciiTheme="minorHAnsi" w:hAnsiTheme="minorHAnsi" w:eastAsiaTheme="minorEastAsia" w:cstheme="minorBidi"/>
        </w:rPr>
      </w:pPr>
      <w:r w:rsidRPr="61DE8F0B">
        <w:rPr>
          <w:rFonts w:asciiTheme="minorHAnsi" w:hAnsiTheme="minorHAnsi" w:eastAsiaTheme="minorEastAsia" w:cstheme="minorBidi"/>
        </w:rPr>
        <w:t>Goda relationer till kund och anhöriga.</w:t>
      </w:r>
    </w:p>
    <w:p w:rsidR="61DE8F0B" w:rsidP="61DE8F0B" w:rsidRDefault="61DE8F0B" w14:paraId="1E1ED27D" w14:textId="2D8AE2DF">
      <w:pPr>
        <w:rPr>
          <w:rFonts w:asciiTheme="minorHAnsi" w:hAnsiTheme="minorHAnsi" w:eastAsiaTheme="minorEastAsia" w:cstheme="minorBidi"/>
          <w:b/>
          <w:bCs/>
        </w:rPr>
      </w:pPr>
    </w:p>
    <w:p w:rsidR="0893F185" w:rsidP="61DE8F0B" w:rsidRDefault="0893F185" w14:paraId="24B0C9B9" w14:textId="04B39D9F">
      <w:pPr>
        <w:rPr>
          <w:rFonts w:asciiTheme="minorHAnsi" w:hAnsiTheme="minorHAnsi" w:eastAsiaTheme="minorEastAsia" w:cstheme="minorBidi"/>
          <w:b/>
          <w:bCs/>
        </w:rPr>
      </w:pPr>
      <w:r w:rsidRPr="61DE8F0B">
        <w:rPr>
          <w:rFonts w:asciiTheme="minorHAnsi" w:hAnsiTheme="minorHAnsi" w:eastAsiaTheme="minorEastAsia" w:cstheme="minorBidi"/>
          <w:b/>
          <w:bCs/>
        </w:rPr>
        <w:t>Att förbättra:</w:t>
      </w:r>
    </w:p>
    <w:p w:rsidR="0893F185" w:rsidP="61DE8F0B" w:rsidRDefault="0893F185" w14:paraId="0D73CE43" w14:textId="1ADBF83E">
      <w:pPr>
        <w:pStyle w:val="Liststycke"/>
        <w:numPr>
          <w:ilvl w:val="0"/>
          <w:numId w:val="11"/>
        </w:numPr>
        <w:rPr>
          <w:rFonts w:asciiTheme="minorHAnsi" w:hAnsiTheme="minorHAnsi" w:eastAsiaTheme="minorEastAsia" w:cstheme="minorBidi"/>
        </w:rPr>
      </w:pPr>
      <w:r w:rsidRPr="61DE8F0B">
        <w:rPr>
          <w:rFonts w:asciiTheme="minorHAnsi" w:hAnsiTheme="minorHAnsi" w:eastAsiaTheme="minorEastAsia" w:cstheme="minorBidi"/>
        </w:rPr>
        <w:t>Lön: önskemål om löneökningar och tydlighet i process/kriterier.</w:t>
      </w:r>
    </w:p>
    <w:p w:rsidR="0893F185" w:rsidP="61DE8F0B" w:rsidRDefault="0893F185" w14:paraId="0219A1BF" w14:textId="7C1EAD90">
      <w:pPr>
        <w:pStyle w:val="Liststycke"/>
        <w:numPr>
          <w:ilvl w:val="0"/>
          <w:numId w:val="11"/>
        </w:numPr>
        <w:rPr>
          <w:rFonts w:asciiTheme="minorHAnsi" w:hAnsiTheme="minorHAnsi" w:eastAsiaTheme="minorEastAsia" w:cstheme="minorBidi"/>
        </w:rPr>
      </w:pPr>
      <w:r w:rsidRPr="61DE8F0B">
        <w:rPr>
          <w:rFonts w:asciiTheme="minorHAnsi" w:hAnsiTheme="minorHAnsi" w:eastAsiaTheme="minorEastAsia" w:cstheme="minorBidi"/>
        </w:rPr>
        <w:t>Schema: önskade morgon-/kvällspass snarare än mitt på dagen; önskemål om högre sysselsättningsgrad.</w:t>
      </w:r>
    </w:p>
    <w:p w:rsidR="0893F185" w:rsidP="61DE8F0B" w:rsidRDefault="0893F185" w14:paraId="701E88CE" w14:textId="3B5A6E0C">
      <w:pPr>
        <w:pStyle w:val="Liststycke"/>
        <w:numPr>
          <w:ilvl w:val="0"/>
          <w:numId w:val="11"/>
        </w:numPr>
        <w:rPr>
          <w:rFonts w:asciiTheme="minorHAnsi" w:hAnsiTheme="minorHAnsi" w:eastAsiaTheme="minorEastAsia" w:cstheme="minorBidi"/>
        </w:rPr>
      </w:pPr>
      <w:r w:rsidRPr="61DE8F0B">
        <w:rPr>
          <w:rFonts w:asciiTheme="minorHAnsi" w:hAnsiTheme="minorHAnsi" w:eastAsiaTheme="minorEastAsia" w:cstheme="minorBidi"/>
        </w:rPr>
        <w:t>Rutiner: förtydliga uppgifter vid nattpass (städ/tvätt/disk) för smidigare överlämning.</w:t>
      </w:r>
    </w:p>
    <w:p w:rsidR="0893F185" w:rsidP="61DE8F0B" w:rsidRDefault="0893F185" w14:paraId="78F5B5D1" w14:textId="427D7DEA">
      <w:pPr>
        <w:pStyle w:val="Liststycke"/>
        <w:numPr>
          <w:ilvl w:val="0"/>
          <w:numId w:val="11"/>
        </w:numPr>
        <w:rPr>
          <w:rFonts w:asciiTheme="minorHAnsi" w:hAnsiTheme="minorHAnsi" w:eastAsiaTheme="minorEastAsia" w:cstheme="minorBidi"/>
        </w:rPr>
      </w:pPr>
      <w:r w:rsidRPr="2B06DA50">
        <w:rPr>
          <w:rFonts w:asciiTheme="minorHAnsi" w:hAnsiTheme="minorHAnsi" w:eastAsiaTheme="minorEastAsia" w:cstheme="minorBidi"/>
        </w:rPr>
        <w:t>Kompetens: efterfrågan på riktad utbildning (</w:t>
      </w:r>
      <w:proofErr w:type="gramStart"/>
      <w:r w:rsidRPr="2B06DA50">
        <w:rPr>
          <w:rFonts w:asciiTheme="minorHAnsi" w:hAnsiTheme="minorHAnsi" w:eastAsiaTheme="minorEastAsia" w:cstheme="minorBidi"/>
        </w:rPr>
        <w:t>t.ex.</w:t>
      </w:r>
      <w:proofErr w:type="gramEnd"/>
      <w:r w:rsidRPr="2B06DA50">
        <w:rPr>
          <w:rFonts w:asciiTheme="minorHAnsi" w:hAnsiTheme="minorHAnsi" w:eastAsiaTheme="minorEastAsia" w:cstheme="minorBidi"/>
        </w:rPr>
        <w:t xml:space="preserve"> diabetes, äldreomsorg, undersköterskekompetens).</w:t>
      </w:r>
    </w:p>
    <w:p w:rsidR="61DE8F0B" w:rsidP="61DE8F0B" w:rsidRDefault="61DE8F0B" w14:paraId="20B61372" w14:textId="57860223">
      <w:pPr>
        <w:rPr>
          <w:rFonts w:asciiTheme="minorHAnsi" w:hAnsiTheme="minorHAnsi" w:eastAsiaTheme="minorEastAsia" w:cstheme="minorBidi"/>
          <w:b/>
          <w:bCs/>
        </w:rPr>
      </w:pPr>
    </w:p>
    <w:p w:rsidR="0893F185" w:rsidP="61DE8F0B" w:rsidRDefault="0893F185" w14:paraId="3E117506" w14:textId="104CE3BD">
      <w:pPr>
        <w:rPr>
          <w:rFonts w:asciiTheme="minorHAnsi" w:hAnsiTheme="minorHAnsi" w:eastAsiaTheme="minorEastAsia" w:cstheme="minorBidi"/>
          <w:b/>
          <w:bCs/>
        </w:rPr>
      </w:pPr>
      <w:r w:rsidRPr="61DE8F0B">
        <w:rPr>
          <w:rFonts w:asciiTheme="minorHAnsi" w:hAnsiTheme="minorHAnsi" w:eastAsiaTheme="minorEastAsia" w:cstheme="minorBidi"/>
          <w:b/>
          <w:bCs/>
        </w:rPr>
        <w:t>Tillbud/arbetsskador</w:t>
      </w:r>
    </w:p>
    <w:p w:rsidR="0893F185" w:rsidP="61DE8F0B" w:rsidRDefault="0893F185" w14:paraId="226B7064" w14:textId="5E7BFD7A">
      <w:pPr>
        <w:rPr>
          <w:rFonts w:asciiTheme="minorHAnsi" w:hAnsiTheme="minorHAnsi" w:eastAsiaTheme="minorEastAsia" w:cstheme="minorBidi"/>
        </w:rPr>
      </w:pPr>
      <w:r w:rsidRPr="61DE8F0B">
        <w:rPr>
          <w:rFonts w:asciiTheme="minorHAnsi" w:hAnsiTheme="minorHAnsi" w:eastAsiaTheme="minorEastAsia" w:cstheme="minorBidi"/>
        </w:rPr>
        <w:t>Under verksamhetsåret har sju tillbudsrapporter inkommit till OC, varav fyra orsakades av olycka i hemmet/arbetsmiljö av fall eller felbelastning och två orsakades av våld och/eller aggressivt beteende från kund, en av olycka i hemmet/brännskada. Kundansvariga har behandlat rapporterna, sex av sex är utredda och åtgärdade.</w:t>
      </w:r>
    </w:p>
    <w:p w:rsidR="0893F185" w:rsidP="61DE8F0B" w:rsidRDefault="0893F185" w14:paraId="23F47385" w14:textId="5F207E05">
      <w:pPr>
        <w:rPr>
          <w:rFonts w:asciiTheme="minorHAnsi" w:hAnsiTheme="minorHAnsi" w:eastAsiaTheme="minorEastAsia" w:cstheme="minorBidi"/>
        </w:rPr>
      </w:pPr>
      <w:r w:rsidRPr="61DE8F0B">
        <w:rPr>
          <w:rFonts w:asciiTheme="minorHAnsi" w:hAnsiTheme="minorHAnsi" w:eastAsiaTheme="minorEastAsia" w:cstheme="minorBidi"/>
        </w:rPr>
        <w:t>Två arbetsskador har rapporterats. En avsåg ett fall under arbetstid och en på grund av felbelastning.</w:t>
      </w:r>
    </w:p>
    <w:p w:rsidR="61DE8F0B" w:rsidP="61DE8F0B" w:rsidRDefault="61DE8F0B" w14:paraId="359C1E8D" w14:textId="5DA19FC8">
      <w:pPr>
        <w:rPr>
          <w:rFonts w:asciiTheme="minorHAnsi" w:hAnsiTheme="minorHAnsi" w:eastAsiaTheme="minorEastAsia" w:cstheme="minorBidi"/>
        </w:rPr>
      </w:pPr>
    </w:p>
    <w:p w:rsidR="0893F185" w:rsidP="61DE8F0B" w:rsidRDefault="0893F185" w14:paraId="76A52503" w14:textId="6D19263B">
      <w:pPr>
        <w:rPr>
          <w:rFonts w:asciiTheme="minorHAnsi" w:hAnsiTheme="minorHAnsi" w:eastAsiaTheme="minorEastAsia" w:cstheme="minorBidi"/>
        </w:rPr>
      </w:pPr>
      <w:r w:rsidRPr="61DE8F0B">
        <w:rPr>
          <w:rFonts w:asciiTheme="minorHAnsi" w:hAnsiTheme="minorHAnsi" w:eastAsiaTheme="minorEastAsia" w:cstheme="minorBidi"/>
        </w:rPr>
        <w:t>Vårt arbetssätt med tillbud och arbetsskador har fungerat bra, delvis på grund av våra månadsavstämningar med våra stödfunktioner. Vi ser att vi har en minskning av rapporterade tillbud och arbetsskador, vi kommer att behöva se över orsaker till detta i verksamhetsplanen för nästa år.</w:t>
      </w:r>
    </w:p>
    <w:p w:rsidR="61DE8F0B" w:rsidP="61DE8F0B" w:rsidRDefault="61DE8F0B" w14:paraId="0FDDDC21" w14:textId="0A3609F5">
      <w:pPr>
        <w:rPr>
          <w:rFonts w:asciiTheme="minorHAnsi" w:hAnsiTheme="minorHAnsi" w:eastAsiaTheme="minorEastAsia" w:cstheme="minorBidi"/>
          <w:b/>
          <w:bCs/>
        </w:rPr>
      </w:pPr>
    </w:p>
    <w:p w:rsidR="0893F185" w:rsidP="61DE8F0B" w:rsidRDefault="0893F185" w14:paraId="7214E049" w14:textId="64D25C68">
      <w:pPr>
        <w:rPr>
          <w:rFonts w:asciiTheme="minorHAnsi" w:hAnsiTheme="minorHAnsi" w:eastAsiaTheme="minorEastAsia" w:cstheme="minorBidi"/>
          <w:b/>
          <w:bCs/>
        </w:rPr>
      </w:pPr>
      <w:r w:rsidRPr="61DE8F0B">
        <w:rPr>
          <w:rFonts w:asciiTheme="minorHAnsi" w:hAnsiTheme="minorHAnsi" w:eastAsiaTheme="minorEastAsia" w:cstheme="minorBidi"/>
          <w:b/>
          <w:bCs/>
        </w:rPr>
        <w:t>Kundundersökning</w:t>
      </w:r>
    </w:p>
    <w:p w:rsidR="0893F185" w:rsidP="61DE8F0B" w:rsidRDefault="0893F185" w14:paraId="7184AB6A" w14:textId="6DA64DCF">
      <w:pPr>
        <w:rPr>
          <w:rFonts w:asciiTheme="minorHAnsi" w:hAnsiTheme="minorHAnsi" w:eastAsiaTheme="minorEastAsia" w:cstheme="minorBidi"/>
        </w:rPr>
      </w:pPr>
      <w:r w:rsidRPr="61DE8F0B">
        <w:rPr>
          <w:rFonts w:asciiTheme="minorHAnsi" w:hAnsiTheme="minorHAnsi" w:eastAsiaTheme="minorEastAsia" w:cstheme="minorBidi"/>
        </w:rPr>
        <w:t>Undersökningen omfattar 24 frågor och berör kundnöjdhet, kontakt med kundansvariga, servicenivå, trygghet samt bakgrundsfrågor. Resultaten speglar både kunder som svarat själva och de som fått stöd av anhöriga eller god man.</w:t>
      </w:r>
    </w:p>
    <w:p w:rsidR="61DE8F0B" w:rsidP="61DE8F0B" w:rsidRDefault="61DE8F0B" w14:paraId="448FC24D" w14:textId="70CE39BB">
      <w:pPr>
        <w:rPr>
          <w:rFonts w:asciiTheme="minorHAnsi" w:hAnsiTheme="minorHAnsi" w:eastAsiaTheme="minorEastAsia" w:cstheme="minorBidi"/>
        </w:rPr>
      </w:pPr>
    </w:p>
    <w:p w:rsidR="0893F185" w:rsidP="61DE8F0B" w:rsidRDefault="0893F185" w14:paraId="42D37E12" w14:textId="4607658F">
      <w:pPr>
        <w:rPr>
          <w:rFonts w:asciiTheme="minorHAnsi" w:hAnsiTheme="minorHAnsi" w:eastAsiaTheme="minorEastAsia" w:cstheme="minorBidi"/>
        </w:rPr>
      </w:pPr>
      <w:r w:rsidRPr="61DE8F0B">
        <w:rPr>
          <w:rFonts w:asciiTheme="minorHAnsi" w:hAnsiTheme="minorHAnsi" w:eastAsiaTheme="minorEastAsia" w:cstheme="minorBidi"/>
        </w:rPr>
        <w:t>1. Val av assistansutförare och svarsstöd</w:t>
      </w:r>
    </w:p>
    <w:p w:rsidR="0893F185" w:rsidP="61DE8F0B" w:rsidRDefault="0893F185" w14:paraId="1D6AC30E" w14:textId="225E9934">
      <w:pPr>
        <w:rPr>
          <w:rFonts w:asciiTheme="minorHAnsi" w:hAnsiTheme="minorHAnsi" w:eastAsiaTheme="minorEastAsia" w:cstheme="minorBidi"/>
        </w:rPr>
      </w:pPr>
      <w:r w:rsidRPr="61DE8F0B">
        <w:rPr>
          <w:rFonts w:asciiTheme="minorHAnsi" w:hAnsiTheme="minorHAnsi" w:eastAsiaTheme="minorEastAsia" w:cstheme="minorBidi"/>
        </w:rPr>
        <w:t>Val av utförare görs framför allt av kunden själv eller av närstående. Många får även hjälp med att besvara enkäten, främst av närstående, assistent eller god man. Besluten sker nära kunden och med gott stöd.</w:t>
      </w:r>
    </w:p>
    <w:p w:rsidR="61DE8F0B" w:rsidP="61DE8F0B" w:rsidRDefault="61DE8F0B" w14:paraId="6D372BDC" w14:textId="569DA341">
      <w:pPr>
        <w:rPr>
          <w:rFonts w:asciiTheme="minorHAnsi" w:hAnsiTheme="minorHAnsi" w:eastAsiaTheme="minorEastAsia" w:cstheme="minorBidi"/>
        </w:rPr>
      </w:pPr>
    </w:p>
    <w:p w:rsidR="0893F185" w:rsidP="61DE8F0B" w:rsidRDefault="0893F185" w14:paraId="5775EDED" w14:textId="02202234">
      <w:pPr>
        <w:rPr>
          <w:rFonts w:asciiTheme="minorHAnsi" w:hAnsiTheme="minorHAnsi" w:eastAsiaTheme="minorEastAsia" w:cstheme="minorBidi"/>
        </w:rPr>
      </w:pPr>
      <w:r w:rsidRPr="61DE8F0B">
        <w:rPr>
          <w:rFonts w:asciiTheme="minorHAnsi" w:hAnsiTheme="minorHAnsi" w:eastAsiaTheme="minorEastAsia" w:cstheme="minorBidi"/>
        </w:rPr>
        <w:t>2. Kontakt med kundansvarig</w:t>
      </w:r>
    </w:p>
    <w:p w:rsidR="0893F185" w:rsidP="61DE8F0B" w:rsidRDefault="0893F185" w14:paraId="2C04F566" w14:textId="3B5F5B1A">
      <w:pPr>
        <w:rPr>
          <w:rFonts w:asciiTheme="minorHAnsi" w:hAnsiTheme="minorHAnsi" w:eastAsiaTheme="minorEastAsia" w:cstheme="minorBidi"/>
        </w:rPr>
      </w:pPr>
      <w:r w:rsidRPr="61DE8F0B">
        <w:rPr>
          <w:rFonts w:asciiTheme="minorHAnsi" w:hAnsiTheme="minorHAnsi" w:eastAsiaTheme="minorEastAsia" w:cstheme="minorBidi"/>
        </w:rPr>
        <w:lastRenderedPageBreak/>
        <w:t>Kunderna upplever att det är lätt att komma i kontakt med sina kundansvariga och nästan alla är nöjda med kontaktfrekvensen. En mindre grupp önskar mer kontakt, främst via telefon eller fler möten, medan ingen vill minska kontakten.</w:t>
      </w:r>
    </w:p>
    <w:p w:rsidR="61DE8F0B" w:rsidP="61DE8F0B" w:rsidRDefault="61DE8F0B" w14:paraId="03BE2A32" w14:textId="7CF341FD">
      <w:pPr>
        <w:rPr>
          <w:rFonts w:asciiTheme="minorHAnsi" w:hAnsiTheme="minorHAnsi" w:eastAsiaTheme="minorEastAsia" w:cstheme="minorBidi"/>
        </w:rPr>
      </w:pPr>
    </w:p>
    <w:p w:rsidR="0893F185" w:rsidP="61DE8F0B" w:rsidRDefault="0893F185" w14:paraId="70D427BB" w14:textId="653551CC">
      <w:pPr>
        <w:rPr>
          <w:rFonts w:asciiTheme="minorHAnsi" w:hAnsiTheme="minorHAnsi" w:eastAsiaTheme="minorEastAsia" w:cstheme="minorBidi"/>
        </w:rPr>
      </w:pPr>
      <w:r w:rsidRPr="61DE8F0B">
        <w:rPr>
          <w:rFonts w:asciiTheme="minorHAnsi" w:hAnsiTheme="minorHAnsi" w:eastAsiaTheme="minorEastAsia" w:cstheme="minorBidi"/>
        </w:rPr>
        <w:t>3. Kvalitetsupplevelser (påståendefrågor)</w:t>
      </w:r>
    </w:p>
    <w:p w:rsidR="0893F185" w:rsidP="61DE8F0B" w:rsidRDefault="0893F185" w14:paraId="5BB19AB2" w14:textId="49027947">
      <w:pPr>
        <w:rPr>
          <w:rFonts w:asciiTheme="minorHAnsi" w:hAnsiTheme="minorHAnsi" w:eastAsiaTheme="minorEastAsia" w:cstheme="minorBidi"/>
        </w:rPr>
      </w:pPr>
      <w:r w:rsidRPr="61DE8F0B">
        <w:rPr>
          <w:rFonts w:asciiTheme="minorHAnsi" w:hAnsiTheme="minorHAnsi" w:eastAsiaTheme="minorEastAsia" w:cstheme="minorBidi"/>
        </w:rPr>
        <w:t>De flesta påståenden om bemötande, lyhördhet, återkoppling, trygghet och professionalitet får höga omdömen. Kunderna känner sig respekterade och väl bemötta och upplever att deras åsikter tas på allvar.</w:t>
      </w:r>
    </w:p>
    <w:p w:rsidR="61DE8F0B" w:rsidP="61DE8F0B" w:rsidRDefault="61DE8F0B" w14:paraId="51AE88A7" w14:textId="5B52BBDA">
      <w:pPr>
        <w:rPr>
          <w:rFonts w:asciiTheme="minorHAnsi" w:hAnsiTheme="minorHAnsi" w:eastAsiaTheme="minorEastAsia" w:cstheme="minorBidi"/>
        </w:rPr>
      </w:pPr>
    </w:p>
    <w:p w:rsidR="0893F185" w:rsidP="61DE8F0B" w:rsidRDefault="0893F185" w14:paraId="017283B5" w14:textId="0C3ED3A1">
      <w:pPr>
        <w:rPr>
          <w:rFonts w:asciiTheme="minorHAnsi" w:hAnsiTheme="minorHAnsi" w:eastAsiaTheme="minorEastAsia" w:cstheme="minorBidi"/>
        </w:rPr>
      </w:pPr>
      <w:r w:rsidRPr="61DE8F0B">
        <w:rPr>
          <w:rFonts w:asciiTheme="minorHAnsi" w:hAnsiTheme="minorHAnsi" w:eastAsiaTheme="minorEastAsia" w:cstheme="minorBidi"/>
        </w:rPr>
        <w:t>4. Kontaktfrekvens i vardagen</w:t>
      </w:r>
    </w:p>
    <w:p w:rsidR="0893F185" w:rsidP="61DE8F0B" w:rsidRDefault="0893F185" w14:paraId="2594293B" w14:textId="6554828D">
      <w:pPr>
        <w:rPr>
          <w:rFonts w:asciiTheme="minorHAnsi" w:hAnsiTheme="minorHAnsi" w:eastAsiaTheme="minorEastAsia" w:cstheme="minorBidi"/>
        </w:rPr>
      </w:pPr>
      <w:r w:rsidRPr="61DE8F0B">
        <w:rPr>
          <w:rFonts w:asciiTheme="minorHAnsi" w:hAnsiTheme="minorHAnsi" w:eastAsiaTheme="minorEastAsia" w:cstheme="minorBidi"/>
        </w:rPr>
        <w:t>Telefon- och mailkontakt sker regelbundet och möten sker med lagom frekvens. Kunderna upplever kontakten som stabil och anpassad efter behov.</w:t>
      </w:r>
    </w:p>
    <w:p w:rsidR="61DE8F0B" w:rsidP="61DE8F0B" w:rsidRDefault="61DE8F0B" w14:paraId="63C2452E" w14:textId="7A3EF0B5">
      <w:pPr>
        <w:rPr>
          <w:rFonts w:asciiTheme="minorHAnsi" w:hAnsiTheme="minorHAnsi" w:eastAsiaTheme="minorEastAsia" w:cstheme="minorBidi"/>
        </w:rPr>
      </w:pPr>
    </w:p>
    <w:p w:rsidR="0893F185" w:rsidP="61DE8F0B" w:rsidRDefault="0893F185" w14:paraId="4C62C82E" w14:textId="2D70880C">
      <w:pPr>
        <w:rPr>
          <w:rFonts w:asciiTheme="minorHAnsi" w:hAnsiTheme="minorHAnsi" w:eastAsiaTheme="minorEastAsia" w:cstheme="minorBidi"/>
        </w:rPr>
      </w:pPr>
      <w:r w:rsidRPr="61DE8F0B">
        <w:rPr>
          <w:rFonts w:asciiTheme="minorHAnsi" w:hAnsiTheme="minorHAnsi" w:eastAsiaTheme="minorEastAsia" w:cstheme="minorBidi"/>
        </w:rPr>
        <w:t>5. Rekommendationsbenägenhet (NPS)</w:t>
      </w:r>
    </w:p>
    <w:p w:rsidR="0893F185" w:rsidP="61DE8F0B" w:rsidRDefault="0893F185" w14:paraId="0F43FCAF" w14:textId="063D478F">
      <w:pPr>
        <w:rPr>
          <w:rFonts w:asciiTheme="minorHAnsi" w:hAnsiTheme="minorHAnsi" w:eastAsiaTheme="minorEastAsia" w:cstheme="minorBidi"/>
        </w:rPr>
      </w:pPr>
      <w:r w:rsidRPr="61DE8F0B">
        <w:rPr>
          <w:rFonts w:asciiTheme="minorHAnsi" w:hAnsiTheme="minorHAnsi" w:eastAsiaTheme="minorEastAsia" w:cstheme="minorBidi"/>
        </w:rPr>
        <w:t>De flesta ger höga betyg på frågan om hur troligt det är att man skulle rekommendera OmsorgsCompagniet</w:t>
      </w:r>
      <w:r w:rsidRPr="61DE8F0B" w:rsidR="7318D2DE">
        <w:rPr>
          <w:rFonts w:asciiTheme="minorHAnsi" w:hAnsiTheme="minorHAnsi" w:eastAsiaTheme="minorEastAsia" w:cstheme="minorBidi"/>
        </w:rPr>
        <w:t xml:space="preserve"> </w:t>
      </w:r>
      <w:r w:rsidRPr="61DE8F0B" w:rsidR="111C5F3E">
        <w:rPr>
          <w:rFonts w:asciiTheme="minorHAnsi" w:hAnsiTheme="minorHAnsi" w:eastAsiaTheme="minorEastAsia" w:cstheme="minorBidi"/>
        </w:rPr>
        <w:t xml:space="preserve">NPS </w:t>
      </w:r>
      <w:r w:rsidRPr="61DE8F0B" w:rsidR="7D15A565">
        <w:rPr>
          <w:rFonts w:asciiTheme="minorHAnsi" w:hAnsiTheme="minorHAnsi" w:eastAsiaTheme="minorEastAsia" w:cstheme="minorBidi"/>
        </w:rPr>
        <w:t xml:space="preserve">(net promotorscore) </w:t>
      </w:r>
      <w:r w:rsidRPr="61DE8F0B" w:rsidR="111C5F3E">
        <w:rPr>
          <w:rFonts w:asciiTheme="minorHAnsi" w:hAnsiTheme="minorHAnsi" w:eastAsiaTheme="minorEastAsia" w:cstheme="minorBidi"/>
        </w:rPr>
        <w:t xml:space="preserve">resultat 71 %, </w:t>
      </w:r>
      <w:r w:rsidRPr="61DE8F0B" w:rsidR="7318D2DE">
        <w:rPr>
          <w:rFonts w:asciiTheme="minorHAnsi" w:hAnsiTheme="minorHAnsi" w:eastAsiaTheme="minorEastAsia" w:cstheme="minorBidi"/>
        </w:rPr>
        <w:t>vilket innebär att 72% av de svarande svarat 9</w:t>
      </w:r>
      <w:r w:rsidRPr="61DE8F0B" w:rsidR="2F831499">
        <w:rPr>
          <w:rFonts w:asciiTheme="minorHAnsi" w:hAnsiTheme="minorHAnsi" w:eastAsiaTheme="minorEastAsia" w:cstheme="minorBidi"/>
        </w:rPr>
        <w:t xml:space="preserve"> </w:t>
      </w:r>
      <w:r w:rsidRPr="61DE8F0B" w:rsidR="7318D2DE">
        <w:rPr>
          <w:rFonts w:asciiTheme="minorHAnsi" w:hAnsiTheme="minorHAnsi" w:eastAsiaTheme="minorEastAsia" w:cstheme="minorBidi"/>
        </w:rPr>
        <w:t>och 10 på en 10 gradig skala om de skulle rekom</w:t>
      </w:r>
      <w:r w:rsidRPr="61DE8F0B" w:rsidR="7300B45A">
        <w:rPr>
          <w:rFonts w:asciiTheme="minorHAnsi" w:hAnsiTheme="minorHAnsi" w:eastAsiaTheme="minorEastAsia" w:cstheme="minorBidi"/>
        </w:rPr>
        <w:t>m</w:t>
      </w:r>
      <w:r w:rsidRPr="61DE8F0B" w:rsidR="7318D2DE">
        <w:rPr>
          <w:rFonts w:asciiTheme="minorHAnsi" w:hAnsiTheme="minorHAnsi" w:eastAsiaTheme="minorEastAsia" w:cstheme="minorBidi"/>
        </w:rPr>
        <w:t>endera oss som assistansanor</w:t>
      </w:r>
      <w:r w:rsidRPr="61DE8F0B" w:rsidR="6F347055">
        <w:rPr>
          <w:rFonts w:asciiTheme="minorHAnsi" w:hAnsiTheme="minorHAnsi" w:eastAsiaTheme="minorEastAsia" w:cstheme="minorBidi"/>
        </w:rPr>
        <w:t>dnare.</w:t>
      </w:r>
      <w:r w:rsidRPr="61DE8F0B">
        <w:rPr>
          <w:rFonts w:asciiTheme="minorHAnsi" w:hAnsiTheme="minorHAnsi" w:eastAsiaTheme="minorEastAsia" w:cstheme="minorBidi"/>
        </w:rPr>
        <w:t xml:space="preserve"> </w:t>
      </w:r>
      <w:r w:rsidRPr="61DE8F0B" w:rsidR="109EFD02">
        <w:rPr>
          <w:rFonts w:asciiTheme="minorHAnsi" w:hAnsiTheme="minorHAnsi" w:eastAsiaTheme="minorEastAsia" w:cstheme="minorBidi"/>
        </w:rPr>
        <w:t>V</w:t>
      </w:r>
      <w:r w:rsidRPr="61DE8F0B">
        <w:rPr>
          <w:rFonts w:asciiTheme="minorHAnsi" w:hAnsiTheme="minorHAnsi" w:eastAsiaTheme="minorEastAsia" w:cstheme="minorBidi"/>
        </w:rPr>
        <w:t>ilket indikerar stark övergripande kundnöjdhet.</w:t>
      </w:r>
    </w:p>
    <w:p w:rsidR="61DE8F0B" w:rsidP="61DE8F0B" w:rsidRDefault="61DE8F0B" w14:paraId="6BA93C56" w14:textId="2A6D4816">
      <w:pPr>
        <w:rPr>
          <w:rFonts w:asciiTheme="minorHAnsi" w:hAnsiTheme="minorHAnsi" w:eastAsiaTheme="minorEastAsia" w:cstheme="minorBidi"/>
        </w:rPr>
      </w:pPr>
    </w:p>
    <w:p w:rsidR="0893F185" w:rsidP="61DE8F0B" w:rsidRDefault="0893F185" w14:paraId="4D05C85F" w14:textId="784D7173">
      <w:pPr>
        <w:rPr>
          <w:rFonts w:asciiTheme="minorHAnsi" w:hAnsiTheme="minorHAnsi" w:eastAsiaTheme="minorEastAsia" w:cstheme="minorBidi"/>
        </w:rPr>
      </w:pPr>
      <w:r w:rsidRPr="61DE8F0B">
        <w:rPr>
          <w:rFonts w:asciiTheme="minorHAnsi" w:hAnsiTheme="minorHAnsi" w:eastAsiaTheme="minorEastAsia" w:cstheme="minorBidi"/>
        </w:rPr>
        <w:t>Övergripande sammanfattning</w:t>
      </w:r>
    </w:p>
    <w:p w:rsidR="0893F185" w:rsidP="61DE8F0B" w:rsidRDefault="0893F185" w14:paraId="5488966E" w14:textId="0A48D9BF">
      <w:pPr>
        <w:rPr>
          <w:rFonts w:asciiTheme="minorHAnsi" w:hAnsiTheme="minorHAnsi" w:eastAsiaTheme="minorEastAsia" w:cstheme="minorBidi"/>
        </w:rPr>
      </w:pPr>
      <w:r w:rsidRPr="61DE8F0B">
        <w:rPr>
          <w:rFonts w:asciiTheme="minorHAnsi" w:hAnsiTheme="minorHAnsi" w:eastAsiaTheme="minorEastAsia" w:cstheme="minorBidi"/>
        </w:rPr>
        <w:t>Undersökningen visar mycket hög kundnöjdhet. Kundansvariga anses tillgängliga, professionella och lyhörda. Kontaktfrekvensen upplevs som lagom och tryggheten är hög. Val av assistansutförare och enkätbesvarande sker nära kunden, ofta med stöd av närstående. Helhetsintrycket är genomgående positivt</w:t>
      </w:r>
      <w:r w:rsidRPr="61DE8F0B" w:rsidR="01926292">
        <w:rPr>
          <w:rFonts w:asciiTheme="minorHAnsi" w:hAnsiTheme="minorHAnsi" w:eastAsiaTheme="minorEastAsia" w:cstheme="minorBidi"/>
        </w:rPr>
        <w:t>, 93% av de svarande svarar att de är nöjda med assistansen som helhet.</w:t>
      </w:r>
    </w:p>
    <w:p w:rsidR="61DE8F0B" w:rsidP="61DE8F0B" w:rsidRDefault="61DE8F0B" w14:paraId="36CF6C95" w14:textId="1522940B">
      <w:pPr>
        <w:rPr>
          <w:rFonts w:asciiTheme="minorHAnsi" w:hAnsiTheme="minorHAnsi" w:eastAsiaTheme="minorEastAsia" w:cstheme="minorBidi"/>
          <w:b/>
          <w:bCs/>
        </w:rPr>
      </w:pPr>
    </w:p>
    <w:p w:rsidR="0893F185" w:rsidP="61DE8F0B" w:rsidRDefault="0893F185" w14:paraId="0699381E" w14:textId="3500B466">
      <w:pPr>
        <w:rPr>
          <w:rFonts w:asciiTheme="minorHAnsi" w:hAnsiTheme="minorHAnsi" w:eastAsiaTheme="minorEastAsia" w:cstheme="minorBidi"/>
          <w:b/>
          <w:bCs/>
        </w:rPr>
      </w:pPr>
      <w:r w:rsidRPr="61DE8F0B">
        <w:rPr>
          <w:rFonts w:asciiTheme="minorHAnsi" w:hAnsiTheme="minorHAnsi" w:eastAsiaTheme="minorEastAsia" w:cstheme="minorBidi"/>
          <w:b/>
          <w:bCs/>
        </w:rPr>
        <w:t>Kvalitetsberättelse</w:t>
      </w:r>
    </w:p>
    <w:p w:rsidR="61DE8F0B" w:rsidP="61DE8F0B" w:rsidRDefault="61DE8F0B" w14:paraId="383EC77F" w14:textId="472034E9">
      <w:pPr>
        <w:rPr>
          <w:rFonts w:asciiTheme="minorHAnsi" w:hAnsiTheme="minorHAnsi" w:eastAsiaTheme="minorEastAsia" w:cstheme="minorBidi"/>
        </w:rPr>
      </w:pPr>
    </w:p>
    <w:p w:rsidR="0893F185" w:rsidP="61DE8F0B" w:rsidRDefault="2FB3E91F" w14:paraId="37944CFA" w14:textId="1794773F">
      <w:pPr>
        <w:rPr>
          <w:rFonts w:asciiTheme="minorHAnsi" w:hAnsiTheme="minorHAnsi" w:eastAsiaTheme="minorEastAsia" w:cstheme="minorBidi"/>
        </w:rPr>
      </w:pPr>
      <w:r w:rsidRPr="2B06DA50">
        <w:rPr>
          <w:rFonts w:asciiTheme="minorHAnsi" w:hAnsiTheme="minorHAnsi" w:eastAsiaTheme="minorEastAsia" w:cstheme="minorBidi"/>
        </w:rPr>
        <w:t>Den centrala e</w:t>
      </w:r>
      <w:r w:rsidRPr="2B06DA50" w:rsidR="0893F185">
        <w:rPr>
          <w:rFonts w:asciiTheme="minorHAnsi" w:hAnsiTheme="minorHAnsi" w:eastAsiaTheme="minorEastAsia" w:cstheme="minorBidi"/>
        </w:rPr>
        <w:t xml:space="preserve">genkontrollen </w:t>
      </w:r>
      <w:r w:rsidRPr="2B06DA50" w:rsidR="0EABC1E1">
        <w:rPr>
          <w:rFonts w:asciiTheme="minorHAnsi" w:hAnsiTheme="minorHAnsi" w:eastAsiaTheme="minorEastAsia" w:cstheme="minorBidi"/>
        </w:rPr>
        <w:t xml:space="preserve">görs av kvalitetschef och </w:t>
      </w:r>
      <w:r w:rsidRPr="2B06DA50" w:rsidR="0893F185">
        <w:rPr>
          <w:rFonts w:asciiTheme="minorHAnsi" w:hAnsiTheme="minorHAnsi" w:eastAsiaTheme="minorEastAsia" w:cstheme="minorBidi"/>
        </w:rPr>
        <w:t xml:space="preserve">visade att de flesta rutiner efterföljs i alla enheter. Arbete finns kvar att öka rapporteringar av avvikelser samt </w:t>
      </w:r>
      <w:r w:rsidRPr="2B06DA50" w:rsidR="2DF4FB8D">
        <w:rPr>
          <w:rFonts w:asciiTheme="minorHAnsi" w:hAnsiTheme="minorHAnsi" w:eastAsiaTheme="minorEastAsia" w:cstheme="minorBidi"/>
        </w:rPr>
        <w:t xml:space="preserve">kvaliteten på </w:t>
      </w:r>
      <w:r w:rsidRPr="2B06DA50" w:rsidR="0893F185">
        <w:rPr>
          <w:rFonts w:asciiTheme="minorHAnsi" w:hAnsiTheme="minorHAnsi" w:eastAsiaTheme="minorEastAsia" w:cstheme="minorBidi"/>
        </w:rPr>
        <w:t>riskanalyser.</w:t>
      </w:r>
    </w:p>
    <w:p w:rsidR="0893F185" w:rsidP="61DE8F0B" w:rsidRDefault="08DD4E61" w14:paraId="15B7CD58" w14:textId="20AF6503">
      <w:pPr>
        <w:rPr>
          <w:rFonts w:asciiTheme="minorHAnsi" w:hAnsiTheme="minorHAnsi" w:eastAsiaTheme="minorEastAsia" w:cstheme="minorBidi"/>
        </w:rPr>
      </w:pPr>
      <w:r w:rsidRPr="2B06DA50">
        <w:rPr>
          <w:rFonts w:asciiTheme="minorHAnsi" w:hAnsiTheme="minorHAnsi" w:eastAsiaTheme="minorEastAsia" w:cstheme="minorBidi"/>
        </w:rPr>
        <w:t>Central e</w:t>
      </w:r>
      <w:r w:rsidRPr="2B06DA50" w:rsidR="0893F185">
        <w:rPr>
          <w:rFonts w:asciiTheme="minorHAnsi" w:hAnsiTheme="minorHAnsi" w:eastAsiaTheme="minorEastAsia" w:cstheme="minorBidi"/>
        </w:rPr>
        <w:t>genkontroll av dokumentationen visade att nästan alla kunder har en aktuell genomförandeplan och en god dokumentation, bortsett från nya kunder vars genomförandeplan var under upprättande. Vårt mål att alla kunder ska ha en aktuell genomförandeplan har i stort sett uppnåtts.</w:t>
      </w:r>
    </w:p>
    <w:p w:rsidR="0893F185" w:rsidP="61DE8F0B" w:rsidRDefault="0893F185" w14:paraId="3E7E3F06" w14:textId="5915FB16">
      <w:pPr>
        <w:rPr>
          <w:rFonts w:asciiTheme="minorHAnsi" w:hAnsiTheme="minorHAnsi" w:eastAsiaTheme="minorEastAsia" w:cstheme="minorBidi"/>
        </w:rPr>
      </w:pPr>
      <w:r w:rsidRPr="61DE8F0B">
        <w:rPr>
          <w:rFonts w:asciiTheme="minorHAnsi" w:hAnsiTheme="minorHAnsi" w:eastAsiaTheme="minorEastAsia" w:cstheme="minorBidi"/>
        </w:rPr>
        <w:t>Vi ser ett fortsatt behov av stöd för att öka social dokumentation ute hos kunder. Under 2024–2025 har vi sett en förbättring men vi har några grupper som behöver mer stöd i detta.</w:t>
      </w:r>
    </w:p>
    <w:p w:rsidR="0893F185" w:rsidP="61DE8F0B" w:rsidRDefault="0893F185" w14:paraId="038E29B1" w14:textId="2C471598">
      <w:pPr>
        <w:rPr>
          <w:rFonts w:asciiTheme="minorHAnsi" w:hAnsiTheme="minorHAnsi" w:eastAsiaTheme="minorEastAsia" w:cstheme="minorBidi"/>
        </w:rPr>
      </w:pPr>
      <w:r w:rsidRPr="61DE8F0B">
        <w:rPr>
          <w:rFonts w:asciiTheme="minorHAnsi" w:hAnsiTheme="minorHAnsi" w:eastAsiaTheme="minorEastAsia" w:cstheme="minorBidi"/>
        </w:rPr>
        <w:t xml:space="preserve">Under 2024–2025 har vi fortsatt vårt arbete från tidigare år att utveckla vår </w:t>
      </w:r>
      <w:r w:rsidRPr="61DE8F0B" w:rsidR="44840492">
        <w:rPr>
          <w:rFonts w:asciiTheme="minorHAnsi" w:hAnsiTheme="minorHAnsi" w:eastAsiaTheme="minorEastAsia" w:cstheme="minorBidi"/>
        </w:rPr>
        <w:t xml:space="preserve">lokala </w:t>
      </w:r>
      <w:r w:rsidRPr="61DE8F0B">
        <w:rPr>
          <w:rFonts w:asciiTheme="minorHAnsi" w:hAnsiTheme="minorHAnsi" w:eastAsiaTheme="minorEastAsia" w:cstheme="minorBidi"/>
        </w:rPr>
        <w:t xml:space="preserve">egenkontroll för att få </w:t>
      </w:r>
      <w:r w:rsidRPr="61DE8F0B" w:rsidR="77CC89B1">
        <w:rPr>
          <w:rFonts w:asciiTheme="minorHAnsi" w:hAnsiTheme="minorHAnsi" w:eastAsiaTheme="minorEastAsia" w:cstheme="minorBidi"/>
        </w:rPr>
        <w:t xml:space="preserve">fler </w:t>
      </w:r>
      <w:r w:rsidRPr="61DE8F0B">
        <w:rPr>
          <w:rFonts w:asciiTheme="minorHAnsi" w:hAnsiTheme="minorHAnsi" w:eastAsiaTheme="minorEastAsia" w:cstheme="minorBidi"/>
        </w:rPr>
        <w:t xml:space="preserve">mätbara resultat och kunna sätta och följa upp mätbara mål </w:t>
      </w:r>
      <w:r w:rsidRPr="61DE8F0B" w:rsidR="352AC9FC">
        <w:rPr>
          <w:rFonts w:asciiTheme="minorHAnsi" w:hAnsiTheme="minorHAnsi" w:eastAsiaTheme="minorEastAsia" w:cstheme="minorBidi"/>
        </w:rPr>
        <w:t>i verksamheten så vi lättare kan följa utvecklingen</w:t>
      </w:r>
      <w:r w:rsidRPr="61DE8F0B">
        <w:rPr>
          <w:rFonts w:asciiTheme="minorHAnsi" w:hAnsiTheme="minorHAnsi" w:eastAsiaTheme="minorEastAsia" w:cstheme="minorBidi"/>
        </w:rPr>
        <w:t>. Exempelvis med vårt arbete med kontroller av hur många oanmälda hembesök kundansvariga har gjort. Vi följer månadsvis upp kundansvarigas arbete med kundbesök, avvikelser, tillbud, sjukfrånvaro och ATL. Vi arbetar mer aktivt med uppföljningar av väsentliga förändringar av behov och rapportering av detta till berörda myndigheter.</w:t>
      </w:r>
    </w:p>
    <w:p w:rsidR="0893F185" w:rsidP="61DE8F0B" w:rsidRDefault="0893F185" w14:paraId="28E52315" w14:textId="31510661">
      <w:pPr>
        <w:rPr>
          <w:rFonts w:asciiTheme="minorHAnsi" w:hAnsiTheme="minorHAnsi" w:eastAsiaTheme="minorEastAsia" w:cstheme="minorBidi"/>
        </w:rPr>
      </w:pPr>
      <w:r w:rsidRPr="61DE8F0B">
        <w:rPr>
          <w:rFonts w:asciiTheme="minorHAnsi" w:hAnsiTheme="minorHAnsi" w:eastAsiaTheme="minorEastAsia" w:cstheme="minorBidi"/>
        </w:rPr>
        <w:t xml:space="preserve">Ingen Lex Sarah-rapport har gjorts under maj </w:t>
      </w:r>
      <w:r w:rsidRPr="61DE8F0B" w:rsidR="128994F5">
        <w:rPr>
          <w:rFonts w:asciiTheme="minorHAnsi" w:hAnsiTheme="minorHAnsi" w:eastAsiaTheme="minorEastAsia" w:cstheme="minorBidi"/>
        </w:rPr>
        <w:t>2024-april</w:t>
      </w:r>
      <w:r w:rsidRPr="61DE8F0B">
        <w:rPr>
          <w:rFonts w:asciiTheme="minorHAnsi" w:hAnsiTheme="minorHAnsi" w:eastAsiaTheme="minorEastAsia" w:cstheme="minorBidi"/>
        </w:rPr>
        <w:t xml:space="preserve"> 2025.</w:t>
      </w:r>
    </w:p>
    <w:p w:rsidR="61DE8F0B" w:rsidP="61DE8F0B" w:rsidRDefault="61DE8F0B" w14:paraId="2FF15B10" w14:textId="560C9327">
      <w:pPr>
        <w:rPr>
          <w:rFonts w:asciiTheme="minorHAnsi" w:hAnsiTheme="minorHAnsi" w:eastAsiaTheme="minorEastAsia" w:cstheme="minorBidi"/>
          <w:i/>
          <w:iCs/>
        </w:rPr>
      </w:pPr>
    </w:p>
    <w:p w:rsidR="0893F185" w:rsidP="2B06DA50" w:rsidRDefault="0893F185" w14:paraId="0E2C507B" w14:textId="65F7A566">
      <w:pPr>
        <w:rPr>
          <w:rFonts w:asciiTheme="minorHAnsi" w:hAnsiTheme="minorHAnsi" w:eastAsiaTheme="minorEastAsia" w:cstheme="minorBidi"/>
          <w:i/>
          <w:iCs/>
        </w:rPr>
      </w:pPr>
      <w:r w:rsidRPr="2B06DA50">
        <w:rPr>
          <w:rFonts w:asciiTheme="minorHAnsi" w:hAnsiTheme="minorHAnsi" w:eastAsiaTheme="minorEastAsia" w:cstheme="minorBidi"/>
          <w:i/>
          <w:iCs/>
        </w:rPr>
        <w:t>Avvikelser/händelse</w:t>
      </w:r>
      <w:ins w:author="Irma Jonasson" w:date="2026-01-29T12:31:00Z" w:id="1">
        <w:r w:rsidRPr="2B06DA50" w:rsidR="23391931">
          <w:rPr>
            <w:rFonts w:asciiTheme="minorHAnsi" w:hAnsiTheme="minorHAnsi" w:eastAsiaTheme="minorEastAsia" w:cstheme="minorBidi"/>
            <w:i/>
            <w:iCs/>
          </w:rPr>
          <w:t>r</w:t>
        </w:r>
      </w:ins>
    </w:p>
    <w:p w:rsidR="61DE8F0B" w:rsidP="506245E2" w:rsidRDefault="659802EE" w14:paraId="5E5812AC" w14:textId="5BE055C5">
      <w:pPr>
        <w:spacing w:before="281" w:after="281" w:line="240" w:lineRule="auto"/>
        <w:rPr>
          <w:rFonts w:ascii="Calibri" w:hAnsi="Calibri" w:eastAsia="ＭＳ 明朝" w:cs="Arial" w:asciiTheme="minorAscii" w:hAnsiTheme="minorAscii" w:eastAsiaTheme="minorEastAsia" w:cstheme="minorBidi"/>
          <w:color w:val="000000" w:themeColor="text1"/>
        </w:rPr>
      </w:pPr>
      <w:r w:rsidRPr="506245E2" w:rsidR="659802EE">
        <w:rPr>
          <w:rFonts w:ascii="Calibri" w:hAnsi="Calibri" w:eastAsia="ＭＳ 明朝" w:cs="Arial" w:asciiTheme="minorAscii" w:hAnsiTheme="minorAscii" w:eastAsiaTheme="minorEastAsia" w:cstheme="minorBidi"/>
          <w:color w:val="000000" w:themeColor="text1" w:themeTint="FF" w:themeShade="FF"/>
        </w:rPr>
        <w:t>Under perioden 1 maj 2024 till och med 30 april 2025 rapporterades totalt 58 avvikelser inom verksamheten. Samtliga avvikelser har utretts och avslutats. Avvikelserna fördelades enligt följande: fem händelser orsakades av våld eller aggressivt beteende, 19 av glömd eller utebliven medicinering eller andra medicinska händelser, fem av brister i tillsyn eller andra personalrelaterade orsaker, 16 av fall, olyckor eller sjukdom, två av bristande hygienrutiner, en av utebliven personal vid arbetspass samt fyra avvikelser relaterade till måltider eller sondhantering.</w:t>
      </w:r>
      <w:r w:rsidRPr="506245E2" w:rsidR="1867B907">
        <w:rPr>
          <w:rFonts w:ascii="Calibri" w:hAnsi="Calibri" w:eastAsia="ＭＳ 明朝" w:cs="Arial" w:asciiTheme="minorAscii" w:hAnsiTheme="minorAscii" w:eastAsiaTheme="minorEastAsia" w:cstheme="minorBidi"/>
          <w:color w:val="000000" w:themeColor="text1" w:themeTint="FF" w:themeShade="FF"/>
        </w:rPr>
        <w:t xml:space="preserve"> </w:t>
      </w:r>
      <w:r w:rsidRPr="506245E2" w:rsidR="659802EE">
        <w:rPr>
          <w:rFonts w:ascii="Calibri" w:hAnsi="Calibri" w:eastAsia="ＭＳ 明朝" w:cs="Arial" w:asciiTheme="minorAscii" w:hAnsiTheme="minorAscii" w:eastAsiaTheme="minorEastAsia" w:cstheme="minorBidi"/>
          <w:color w:val="000000" w:themeColor="text1" w:themeTint="FF" w:themeShade="FF"/>
        </w:rPr>
        <w:t>Utredningarna visar att de främsta bakomliggande orsakerna rör brister i medicinhantering, fall- och olycksrisker, sjukdom samt situationer där kunder uppvisat våldsamt eller aggressivt beteende mot assistenter. För att stärka kvalitet och säkerhet har ett flertal åtgärder vidtagits. Dessa omfattar riktad utbildning kring bemötande och hantering av våldsamt beteende, förstärkt uppföljning av medicineringsrutiner på arbetsplatsträffar, kontinuerliga genomgångar av arbetsmiljö och riskbedömningar samt återkommande utbildningsinsatser i säker förflyttning.</w:t>
      </w:r>
    </w:p>
    <w:p w:rsidR="61DE8F0B" w:rsidP="506245E2" w:rsidRDefault="659802EE" w14:paraId="7FB6AE7E" w14:textId="633AB069">
      <w:pPr>
        <w:spacing w:before="210" w:after="210" w:line="240" w:lineRule="auto"/>
        <w:rPr>
          <w:rFonts w:ascii="Calibri" w:hAnsi="Calibri" w:eastAsia="ＭＳ 明朝" w:cs="Arial" w:asciiTheme="minorAscii" w:hAnsiTheme="minorAscii" w:eastAsiaTheme="minorEastAsia" w:cstheme="minorBidi"/>
          <w:color w:val="000000" w:themeColor="text1"/>
        </w:rPr>
      </w:pPr>
      <w:r w:rsidRPr="506245E2" w:rsidR="659802EE">
        <w:rPr>
          <w:rFonts w:ascii="Calibri" w:hAnsi="Calibri" w:eastAsia="ＭＳ 明朝" w:cs="Arial" w:asciiTheme="minorAscii" w:hAnsiTheme="minorAscii" w:eastAsiaTheme="minorEastAsia" w:cstheme="minorBidi"/>
          <w:color w:val="000000" w:themeColor="text1" w:themeTint="FF" w:themeShade="FF"/>
        </w:rPr>
        <w:t>Alla avvikelser följs månadsvis upp tillsammans med kvalitetschef i syfte att säkerställa att nödvändiga åtgärder genomförs och för att möjliggöra kontinuerlig utveckling av verksamhetens arbetssätt. Detta strukturerade uppföljningsarbete bidrar till ökad trygghet för både kunder och personal samt till att verksamheten kan arbeta mer proaktivt med riskförebyggande åtgärder.</w:t>
      </w:r>
    </w:p>
    <w:p w:rsidR="0893F185" w:rsidRDefault="0893F185" w14:paraId="1216AF35" w14:textId="4D6A3071">
      <w:pPr>
        <w:rPr>
          <w:ins w:author="Irma Jonasson" w:date="2026-01-29T11:22:00Z" w16du:dateUtc="2026-01-29T11:22:02Z" w:id="2"/>
        </w:rPr>
      </w:pPr>
      <w:r w:rsidRPr="61DE8F0B">
        <w:rPr>
          <w:rFonts w:asciiTheme="minorHAnsi" w:hAnsiTheme="minorHAnsi" w:eastAsiaTheme="minorEastAsia" w:cstheme="minorBidi"/>
          <w:i/>
          <w:iCs/>
        </w:rPr>
        <w:t>Synpunkter och klagomål</w:t>
      </w:r>
    </w:p>
    <w:p w:rsidR="2B06DA50" w:rsidP="506245E2" w:rsidRDefault="58D0EFDA" w14:paraId="482675E0" w14:textId="729096B7">
      <w:pPr>
        <w:spacing w:before="210" w:after="210" w:line="240" w:lineRule="auto"/>
        <w:rPr>
          <w:rFonts w:ascii="Calibri" w:hAnsi="Calibri" w:eastAsia="ＭＳ 明朝" w:cs="Arial" w:asciiTheme="minorAscii" w:hAnsiTheme="minorAscii" w:eastAsiaTheme="minorEastAsia" w:cstheme="minorBidi"/>
          <w:color w:val="000000" w:themeColor="text1"/>
        </w:rPr>
      </w:pPr>
      <w:r w:rsidRPr="506245E2" w:rsidR="58D0EFDA">
        <w:rPr>
          <w:rFonts w:ascii="Calibri" w:hAnsi="Calibri" w:eastAsia="ＭＳ 明朝" w:cs="Arial" w:asciiTheme="minorAscii" w:hAnsiTheme="minorAscii" w:eastAsiaTheme="minorEastAsia" w:cstheme="minorBidi"/>
        </w:rPr>
        <w:t>Under verksamhetsåret har tre klagomål gällande personal inkommit, avseende bemötande mot brukare eller bristande renhållning av bostad. Samtliga klagomål har utretts och vidtagna åtgärder har implementerats.</w:t>
      </w:r>
      <w:ins w:author="Irma Jonasson" w:date="2026-01-29T12:26:00Z" w16du:dateUtc="2026-01-29T12:26:00Z" w:id="362040145">
        <w:r w:rsidRPr="506245E2" w:rsidR="120EEC3A">
          <w:rPr>
            <w:rFonts w:ascii="Calibri" w:hAnsi="Calibri" w:eastAsia="ＭＳ 明朝" w:cs="Arial" w:asciiTheme="minorAscii" w:hAnsiTheme="minorAscii" w:eastAsiaTheme="minorEastAsia" w:cstheme="minorBidi"/>
          </w:rPr>
          <w:t xml:space="preserve"> </w:t>
        </w:r>
      </w:ins>
      <w:r w:rsidRPr="506245E2" w:rsidR="58D0EFDA">
        <w:rPr>
          <w:rFonts w:ascii="Calibri" w:hAnsi="Calibri" w:eastAsia="ＭＳ 明朝" w:cs="Arial" w:asciiTheme="minorAscii" w:hAnsiTheme="minorAscii" w:eastAsiaTheme="minorEastAsia" w:cstheme="minorBidi"/>
          <w:color w:val="000000" w:themeColor="text1" w:themeTint="FF" w:themeShade="FF"/>
        </w:rPr>
        <w:t>Arbetssättet med synpunkter och klagomål ger värdefull insyn i hur verksamheten genomförs i praktiken och utgör ett viktigt underlag för analys och kvalitetsutveckling. För att ytterligare stärka kvaliteten behöver personalen fortsatt utbildning i vikten av att rapportera händelser och synpunkter. Detta skapar bättre förutsättningar att identifiera förbättringsområden och säkerställa både kundernas trygghet och personalens arbetsmiljö.</w:t>
      </w:r>
    </w:p>
    <w:p w:rsidR="1DACAA76" w:rsidP="2B06DA50" w:rsidRDefault="1DACAA76" w14:paraId="75483E32" w14:textId="15619759">
      <w:pPr>
        <w:rPr>
          <w:rFonts w:asciiTheme="minorHAnsi" w:hAnsiTheme="minorHAnsi" w:eastAsiaTheme="minorEastAsia" w:cstheme="minorBidi"/>
        </w:rPr>
      </w:pPr>
      <w:r w:rsidRPr="4A3B39C3">
        <w:rPr>
          <w:rFonts w:asciiTheme="minorHAnsi" w:hAnsiTheme="minorHAnsi" w:eastAsiaTheme="minorEastAsia" w:cstheme="minorBidi"/>
        </w:rPr>
        <w:t xml:space="preserve">Arbetssättet för hantering av avvikelser, synpunkter och klagomål ger en god överblick av verksamhetens </w:t>
      </w:r>
      <w:r w:rsidRPr="4A3B39C3" w:rsidR="421C12E8">
        <w:rPr>
          <w:rFonts w:asciiTheme="minorHAnsi" w:hAnsiTheme="minorHAnsi" w:eastAsiaTheme="minorEastAsia" w:cstheme="minorBidi"/>
        </w:rPr>
        <w:t>förbättringsarbete</w:t>
      </w:r>
      <w:r w:rsidRPr="4A3B39C3">
        <w:rPr>
          <w:rFonts w:asciiTheme="minorHAnsi" w:hAnsiTheme="minorHAnsi" w:eastAsiaTheme="minorEastAsia" w:cstheme="minorBidi"/>
        </w:rPr>
        <w:t>, men för att ytterligare säkerställa kvalitet</w:t>
      </w:r>
      <w:r w:rsidRPr="4A3B39C3" w:rsidR="1226B0A8">
        <w:rPr>
          <w:rFonts w:asciiTheme="minorHAnsi" w:hAnsiTheme="minorHAnsi" w:eastAsiaTheme="minorEastAsia" w:cstheme="minorBidi"/>
        </w:rPr>
        <w:t>en</w:t>
      </w:r>
      <w:r w:rsidRPr="4A3B39C3">
        <w:rPr>
          <w:rFonts w:asciiTheme="minorHAnsi" w:hAnsiTheme="minorHAnsi" w:eastAsiaTheme="minorEastAsia" w:cstheme="minorBidi"/>
        </w:rPr>
        <w:t xml:space="preserve"> krävs fortsatt utbildning och förståelse bland personalen för betydelsen av att rapportera händelser som inträffar under arbetstid.</w:t>
      </w:r>
    </w:p>
    <w:p w:rsidR="1DACAA76" w:rsidRDefault="1DACAA76" w14:paraId="11710B03" w14:textId="0E81DDDD">
      <w:r w:rsidRPr="2B06DA50">
        <w:rPr>
          <w:rFonts w:asciiTheme="minorHAnsi" w:hAnsiTheme="minorHAnsi" w:eastAsiaTheme="minorEastAsia" w:cstheme="minorBidi"/>
        </w:rPr>
        <w:t>Det har noterats att antalet rapporterade avvikelser har minskat under perioden 2024–2025. En fördjupad analys av bakomliggande orsaker kommer att genomföras och redovisas i verksamhetsplanen för nästkommande verksamhetsår.</w:t>
      </w:r>
    </w:p>
    <w:p w:rsidR="4A3B39C3" w:rsidP="4A3B39C3" w:rsidRDefault="4A3B39C3" w14:paraId="2F160957" w14:textId="42B5A42D">
      <w:pPr>
        <w:rPr>
          <w:rFonts w:asciiTheme="minorHAnsi" w:hAnsiTheme="minorHAnsi" w:eastAsiaTheme="minorEastAsia" w:cstheme="minorBidi"/>
        </w:rPr>
      </w:pPr>
    </w:p>
    <w:p w:rsidR="1AC44529" w:rsidP="2B06DA50" w:rsidRDefault="1AC44529" w14:paraId="689E15C3" w14:textId="6DEFB3B6">
      <w:pPr>
        <w:rPr>
          <w:rFonts w:asciiTheme="minorHAnsi" w:hAnsiTheme="minorHAnsi" w:eastAsiaTheme="minorEastAsia" w:cstheme="minorBidi"/>
          <w:b/>
          <w:bCs/>
        </w:rPr>
      </w:pPr>
      <w:r w:rsidRPr="2B06DA50">
        <w:rPr>
          <w:rFonts w:asciiTheme="minorHAnsi" w:hAnsiTheme="minorHAnsi" w:eastAsiaTheme="minorEastAsia" w:cstheme="minorBidi"/>
          <w:b/>
          <w:bCs/>
        </w:rPr>
        <w:t>Patientsäkerhetsberättelse</w:t>
      </w:r>
    </w:p>
    <w:p w:rsidR="2B06DA50" w:rsidP="2B06DA50" w:rsidRDefault="2B06DA50" w14:paraId="1AD21849" w14:textId="2F520A9B">
      <w:pPr>
        <w:rPr>
          <w:rFonts w:asciiTheme="minorHAnsi" w:hAnsiTheme="minorHAnsi" w:eastAsiaTheme="minorEastAsia" w:cstheme="minorBidi"/>
        </w:rPr>
      </w:pPr>
    </w:p>
    <w:p w:rsidR="1AC44529" w:rsidRDefault="1AC44529" w14:paraId="537F5B9D" w14:textId="1F9AA42D">
      <w:r w:rsidRPr="2B06DA50">
        <w:rPr>
          <w:rFonts w:asciiTheme="minorHAnsi" w:hAnsiTheme="minorHAnsi" w:eastAsiaTheme="minorEastAsia" w:cstheme="minorBidi"/>
        </w:rPr>
        <w:lastRenderedPageBreak/>
        <w:t xml:space="preserve">Verksamheten samverkar </w:t>
      </w:r>
      <w:r w:rsidRPr="2B06DA50" w:rsidR="4897394A">
        <w:rPr>
          <w:rFonts w:asciiTheme="minorHAnsi" w:hAnsiTheme="minorHAnsi" w:eastAsiaTheme="minorEastAsia" w:cstheme="minorBidi"/>
        </w:rPr>
        <w:t xml:space="preserve">i ett fåtal </w:t>
      </w:r>
      <w:r w:rsidRPr="2B06DA50">
        <w:rPr>
          <w:rFonts w:asciiTheme="minorHAnsi" w:hAnsiTheme="minorHAnsi" w:eastAsiaTheme="minorEastAsia" w:cstheme="minorBidi"/>
        </w:rPr>
        <w:t>med lokala vårdgivare gällande utförande av delegerade hälso- och sjukvårdsuppgifter, uteslutande har del</w:t>
      </w:r>
      <w:r w:rsidRPr="2B06DA50" w:rsidR="18AC261A">
        <w:rPr>
          <w:rFonts w:asciiTheme="minorHAnsi" w:hAnsiTheme="minorHAnsi" w:eastAsiaTheme="minorEastAsia" w:cstheme="minorBidi"/>
        </w:rPr>
        <w:t xml:space="preserve">egeringar gällt läkemedelsgivning till kunder där förskrivaren bedömt att egenvård ej är lämpligt. </w:t>
      </w:r>
    </w:p>
    <w:p w:rsidR="6E73316D" w:rsidRDefault="6E73316D" w14:paraId="1737335B" w14:textId="3AE1E81E">
      <w:r w:rsidRPr="2B06DA50">
        <w:rPr>
          <w:rFonts w:asciiTheme="minorHAnsi" w:hAnsiTheme="minorHAnsi" w:eastAsiaTheme="minorEastAsia" w:cstheme="minorBidi"/>
        </w:rPr>
        <w:t>Assistenterna får då utbildning av hälso- och sjukvårdspersonal samt gör kunskapsprov och bedömning om de är reellt kompetenta att utföra uppgiften gö</w:t>
      </w:r>
      <w:r w:rsidRPr="2B06DA50" w:rsidR="453A7C13">
        <w:rPr>
          <w:rFonts w:asciiTheme="minorHAnsi" w:hAnsiTheme="minorHAnsi" w:eastAsiaTheme="minorEastAsia" w:cstheme="minorBidi"/>
        </w:rPr>
        <w:t>rs av delegerande hälso- och sjukvårdspersonal.</w:t>
      </w:r>
    </w:p>
    <w:p w:rsidR="2B06DA50" w:rsidP="2B06DA50" w:rsidRDefault="2B06DA50" w14:paraId="6C0D5665" w14:textId="0A20E686">
      <w:pPr>
        <w:rPr>
          <w:rFonts w:asciiTheme="minorHAnsi" w:hAnsiTheme="minorHAnsi" w:eastAsiaTheme="minorEastAsia" w:cstheme="minorBidi"/>
        </w:rPr>
      </w:pPr>
    </w:p>
    <w:p w:rsidR="1D250CAB" w:rsidP="2B06DA50" w:rsidRDefault="1D250CAB" w14:paraId="143B7E1F" w14:textId="0D7972FB">
      <w:r w:rsidRPr="2B06DA50">
        <w:rPr>
          <w:rFonts w:asciiTheme="minorHAnsi" w:hAnsiTheme="minorHAnsi" w:eastAsiaTheme="minorEastAsia" w:cstheme="minorBidi"/>
          <w:color w:val="000000" w:themeColor="text1"/>
        </w:rPr>
        <w:t>Avvikelser i läkemedelshantering:</w:t>
      </w:r>
    </w:p>
    <w:p w:rsidR="1D250CAB" w:rsidP="2B06DA50" w:rsidRDefault="1D250CAB" w14:paraId="7A106B72" w14:textId="1825490D">
      <w:r w:rsidRPr="2B06DA50">
        <w:rPr>
          <w:rFonts w:asciiTheme="minorHAnsi" w:hAnsiTheme="minorHAnsi" w:eastAsiaTheme="minorEastAsia" w:cstheme="minorBidi"/>
          <w:color w:val="000000" w:themeColor="text1"/>
        </w:rPr>
        <w:t>5 fall av missad dos under en period okt-</w:t>
      </w:r>
      <w:r w:rsidRPr="2B06DA50" w:rsidR="439AE968">
        <w:rPr>
          <w:rFonts w:asciiTheme="minorHAnsi" w:hAnsiTheme="minorHAnsi" w:eastAsiaTheme="minorEastAsia" w:cstheme="minorBidi"/>
          <w:color w:val="000000" w:themeColor="text1"/>
        </w:rPr>
        <w:t xml:space="preserve">nov 2024 hos specifik kund, förstärkt utbildning på APT </w:t>
      </w:r>
      <w:r w:rsidRPr="2B06DA50" w:rsidR="19F4806D">
        <w:rPr>
          <w:rFonts w:asciiTheme="minorHAnsi" w:hAnsiTheme="minorHAnsi" w:eastAsiaTheme="minorEastAsia" w:cstheme="minorBidi"/>
          <w:color w:val="000000" w:themeColor="text1"/>
        </w:rPr>
        <w:t>gav ökad medvetenhet och därmed noggrannhet. Inga nya avvikelser relaterat till missad dos hos aktuell kund.</w:t>
      </w:r>
    </w:p>
    <w:p w:rsidR="5F8FE3F0" w:rsidP="2B06DA50" w:rsidRDefault="5F8FE3F0" w14:paraId="5706DB69" w14:textId="55FB7C98">
      <w:pPr>
        <w:rPr>
          <w:rFonts w:asciiTheme="minorHAnsi" w:hAnsiTheme="minorHAnsi" w:eastAsiaTheme="minorEastAsia" w:cstheme="minorBidi"/>
          <w:color w:val="000000" w:themeColor="text1"/>
        </w:rPr>
      </w:pPr>
      <w:r w:rsidRPr="2B06DA50">
        <w:rPr>
          <w:rFonts w:asciiTheme="minorHAnsi" w:hAnsiTheme="minorHAnsi" w:eastAsiaTheme="minorEastAsia" w:cstheme="minorBidi"/>
          <w:color w:val="000000" w:themeColor="text1"/>
        </w:rPr>
        <w:t>2 fall där assistenter var osäkra på hur mycket av medicindosen kunden fått i sig då kund nös ut delar av läkemedelsdosen, efter kont</w:t>
      </w:r>
      <w:r w:rsidRPr="2B06DA50" w:rsidR="5C4C7025">
        <w:rPr>
          <w:rFonts w:asciiTheme="minorHAnsi" w:hAnsiTheme="minorHAnsi" w:eastAsiaTheme="minorEastAsia" w:cstheme="minorBidi"/>
          <w:color w:val="000000" w:themeColor="text1"/>
        </w:rPr>
        <w:t>a</w:t>
      </w:r>
      <w:r w:rsidRPr="2B06DA50">
        <w:rPr>
          <w:rFonts w:asciiTheme="minorHAnsi" w:hAnsiTheme="minorHAnsi" w:eastAsiaTheme="minorEastAsia" w:cstheme="minorBidi"/>
          <w:color w:val="000000" w:themeColor="text1"/>
        </w:rPr>
        <w:t xml:space="preserve">kt med </w:t>
      </w:r>
      <w:r w:rsidRPr="2B06DA50" w:rsidR="2ED58742">
        <w:rPr>
          <w:rFonts w:asciiTheme="minorHAnsi" w:hAnsiTheme="minorHAnsi" w:eastAsiaTheme="minorEastAsia" w:cstheme="minorBidi"/>
          <w:color w:val="000000" w:themeColor="text1"/>
        </w:rPr>
        <w:t>sjuksköterska</w:t>
      </w:r>
      <w:r w:rsidRPr="2B06DA50" w:rsidR="62E09D2F">
        <w:rPr>
          <w:rFonts w:asciiTheme="minorHAnsi" w:hAnsiTheme="minorHAnsi" w:eastAsiaTheme="minorEastAsia" w:cstheme="minorBidi"/>
          <w:color w:val="000000" w:themeColor="text1"/>
        </w:rPr>
        <w:t>n</w:t>
      </w:r>
      <w:r w:rsidRPr="2B06DA50" w:rsidR="2ED58742">
        <w:rPr>
          <w:rFonts w:asciiTheme="minorHAnsi" w:hAnsiTheme="minorHAnsi" w:eastAsiaTheme="minorEastAsia" w:cstheme="minorBidi"/>
          <w:color w:val="000000" w:themeColor="text1"/>
        </w:rPr>
        <w:t xml:space="preserve"> </w:t>
      </w:r>
      <w:r w:rsidRPr="2B06DA50" w:rsidR="66075B14">
        <w:rPr>
          <w:rFonts w:asciiTheme="minorHAnsi" w:hAnsiTheme="minorHAnsi" w:eastAsiaTheme="minorEastAsia" w:cstheme="minorBidi"/>
          <w:color w:val="000000" w:themeColor="text1"/>
        </w:rPr>
        <w:t>fick de</w:t>
      </w:r>
      <w:r w:rsidRPr="2B06DA50" w:rsidR="2ED58742">
        <w:rPr>
          <w:rFonts w:asciiTheme="minorHAnsi" w:hAnsiTheme="minorHAnsi" w:eastAsiaTheme="minorEastAsia" w:cstheme="minorBidi"/>
          <w:color w:val="000000" w:themeColor="text1"/>
        </w:rPr>
        <w:t xml:space="preserve"> instruktion att om kund visade tecken på smärta kunde de ge </w:t>
      </w:r>
      <w:r w:rsidRPr="2B06DA50" w:rsidR="1D4B1BB2">
        <w:rPr>
          <w:rFonts w:asciiTheme="minorHAnsi" w:hAnsiTheme="minorHAnsi" w:eastAsiaTheme="minorEastAsia" w:cstheme="minorBidi"/>
          <w:color w:val="000000" w:themeColor="text1"/>
        </w:rPr>
        <w:t xml:space="preserve">ytterligare en dos av </w:t>
      </w:r>
      <w:r w:rsidRPr="2B06DA50" w:rsidR="2ED58742">
        <w:rPr>
          <w:rFonts w:asciiTheme="minorHAnsi" w:hAnsiTheme="minorHAnsi" w:eastAsiaTheme="minorEastAsia" w:cstheme="minorBidi"/>
          <w:color w:val="000000" w:themeColor="text1"/>
        </w:rPr>
        <w:t>receptfritt läkemedel</w:t>
      </w:r>
      <w:r w:rsidRPr="2B06DA50" w:rsidR="4A0C7B30">
        <w:rPr>
          <w:rFonts w:asciiTheme="minorHAnsi" w:hAnsiTheme="minorHAnsi" w:eastAsiaTheme="minorEastAsia" w:cstheme="minorBidi"/>
          <w:color w:val="000000" w:themeColor="text1"/>
        </w:rPr>
        <w:t>.</w:t>
      </w:r>
    </w:p>
    <w:p w:rsidR="1635DABB" w:rsidP="2B06DA50" w:rsidRDefault="1635DABB" w14:paraId="2592C3F9" w14:textId="00E96210">
      <w:r w:rsidRPr="2B06DA50">
        <w:rPr>
          <w:rFonts w:asciiTheme="minorHAnsi" w:hAnsiTheme="minorHAnsi" w:eastAsiaTheme="minorEastAsia" w:cstheme="minorBidi"/>
          <w:color w:val="000000" w:themeColor="text1"/>
        </w:rPr>
        <w:t>4 fall av missad samverkan mellan våra assistenter och hemtjänst där assistenterna ska ställa fram läkemedel som sedan hemtjänstpersonal ger och signerar</w:t>
      </w:r>
      <w:r w:rsidRPr="2B06DA50" w:rsidR="7A51B95E">
        <w:rPr>
          <w:rFonts w:asciiTheme="minorHAnsi" w:hAnsiTheme="minorHAnsi" w:eastAsiaTheme="minorEastAsia" w:cstheme="minorBidi"/>
          <w:color w:val="000000" w:themeColor="text1"/>
        </w:rPr>
        <w:t>.</w:t>
      </w:r>
    </w:p>
    <w:p w:rsidR="222E9D74" w:rsidP="2B06DA50" w:rsidRDefault="222E9D74" w14:paraId="1C001C00" w14:textId="46FA71A7">
      <w:r w:rsidRPr="2B06DA50">
        <w:rPr>
          <w:rFonts w:asciiTheme="minorHAnsi" w:hAnsiTheme="minorHAnsi" w:eastAsiaTheme="minorEastAsia" w:cstheme="minorBidi"/>
          <w:color w:val="000000" w:themeColor="text1"/>
        </w:rPr>
        <w:t xml:space="preserve">1 fall där det skrevs avvikelse på att extern hemtjänst ej givit medicindos, denna avvikelse skickades till </w:t>
      </w:r>
      <w:r w:rsidRPr="2B06DA50" w:rsidR="2D34BE0C">
        <w:rPr>
          <w:rFonts w:asciiTheme="minorHAnsi" w:hAnsiTheme="minorHAnsi" w:eastAsiaTheme="minorEastAsia" w:cstheme="minorBidi"/>
          <w:color w:val="000000" w:themeColor="text1"/>
        </w:rPr>
        <w:t>hemtjänst och sjuksköterskan informerades.</w:t>
      </w:r>
    </w:p>
    <w:p w:rsidR="2B06DA50" w:rsidP="2B06DA50" w:rsidRDefault="2B06DA50" w14:paraId="23BE9063" w14:textId="16081D95">
      <w:pPr>
        <w:rPr>
          <w:rFonts w:asciiTheme="minorHAnsi" w:hAnsiTheme="minorHAnsi" w:eastAsiaTheme="minorEastAsia" w:cstheme="minorBidi"/>
          <w:color w:val="000000" w:themeColor="text1"/>
        </w:rPr>
      </w:pPr>
    </w:p>
    <w:p w:rsidR="62F52A65" w:rsidP="2B06DA50" w:rsidRDefault="62F52A65" w14:paraId="6F8F08FC" w14:textId="1DD42D0D">
      <w:r w:rsidRPr="2B06DA50">
        <w:rPr>
          <w:rFonts w:asciiTheme="minorHAnsi" w:hAnsiTheme="minorHAnsi" w:eastAsiaTheme="minorEastAsia" w:cstheme="minorBidi"/>
          <w:color w:val="000000" w:themeColor="text1"/>
        </w:rPr>
        <w:t>Avvikelser gällande Medicintekniska produkter</w:t>
      </w:r>
    </w:p>
    <w:p w:rsidR="2B06DA50" w:rsidP="2B06DA50" w:rsidRDefault="2B06DA50" w14:paraId="483D5F01" w14:textId="2A3D255E">
      <w:pPr>
        <w:rPr>
          <w:rFonts w:asciiTheme="minorHAnsi" w:hAnsiTheme="minorHAnsi" w:eastAsiaTheme="minorEastAsia" w:cstheme="minorBidi"/>
          <w:color w:val="000000" w:themeColor="text1"/>
        </w:rPr>
      </w:pPr>
    </w:p>
    <w:p w:rsidR="72BC90AF" w:rsidP="2B06DA50" w:rsidRDefault="72BC90AF" w14:paraId="45CFFC16" w14:textId="6E661E3E">
      <w:r w:rsidRPr="2B06DA50">
        <w:rPr>
          <w:rFonts w:asciiTheme="minorHAnsi" w:hAnsiTheme="minorHAnsi" w:eastAsiaTheme="minorEastAsia" w:cstheme="minorBidi"/>
          <w:color w:val="000000" w:themeColor="text1"/>
        </w:rPr>
        <w:t>5 fall av felaktigt användande av medicinteknisk produkt, felaktigt placerad rullstolsdyna</w:t>
      </w:r>
      <w:r w:rsidRPr="2B06DA50" w:rsidR="217C18BA">
        <w:rPr>
          <w:rFonts w:asciiTheme="minorHAnsi" w:hAnsiTheme="minorHAnsi" w:eastAsiaTheme="minorEastAsia" w:cstheme="minorBidi"/>
          <w:color w:val="000000" w:themeColor="text1"/>
        </w:rPr>
        <w:t xml:space="preserve"> (</w:t>
      </w:r>
      <w:proofErr w:type="gramStart"/>
      <w:r w:rsidRPr="2B06DA50" w:rsidR="217C18BA">
        <w:rPr>
          <w:rFonts w:asciiTheme="minorHAnsi" w:hAnsiTheme="minorHAnsi" w:eastAsiaTheme="minorEastAsia" w:cstheme="minorBidi"/>
          <w:color w:val="000000" w:themeColor="text1"/>
        </w:rPr>
        <w:t>2 st</w:t>
      </w:r>
      <w:proofErr w:type="gramEnd"/>
      <w:r w:rsidRPr="2B06DA50" w:rsidR="217C18BA">
        <w:rPr>
          <w:rFonts w:asciiTheme="minorHAnsi" w:hAnsiTheme="minorHAnsi" w:eastAsiaTheme="minorEastAsia" w:cstheme="minorBidi"/>
          <w:color w:val="000000" w:themeColor="text1"/>
        </w:rPr>
        <w:t>)</w:t>
      </w:r>
      <w:r w:rsidRPr="2B06DA50">
        <w:rPr>
          <w:rFonts w:asciiTheme="minorHAnsi" w:hAnsiTheme="minorHAnsi" w:eastAsiaTheme="minorEastAsia" w:cstheme="minorBidi"/>
          <w:color w:val="000000" w:themeColor="text1"/>
        </w:rPr>
        <w:t>,</w:t>
      </w:r>
      <w:r w:rsidRPr="2B06DA50" w:rsidR="3BC34814">
        <w:rPr>
          <w:rFonts w:asciiTheme="minorHAnsi" w:hAnsiTheme="minorHAnsi" w:eastAsiaTheme="minorEastAsia" w:cstheme="minorBidi"/>
          <w:color w:val="000000" w:themeColor="text1"/>
        </w:rPr>
        <w:t xml:space="preserve"> ej använt säkerhetssele i rullstol, ej korrekt </w:t>
      </w:r>
      <w:r w:rsidRPr="2B06DA50" w:rsidR="0ADBE46F">
        <w:rPr>
          <w:rFonts w:asciiTheme="minorHAnsi" w:hAnsiTheme="minorHAnsi" w:eastAsiaTheme="minorEastAsia" w:cstheme="minorBidi"/>
          <w:color w:val="000000" w:themeColor="text1"/>
        </w:rPr>
        <w:t>positionering</w:t>
      </w:r>
      <w:r w:rsidRPr="2B06DA50" w:rsidR="3BC34814">
        <w:rPr>
          <w:rFonts w:asciiTheme="minorHAnsi" w:hAnsiTheme="minorHAnsi" w:eastAsiaTheme="minorEastAsia" w:cstheme="minorBidi"/>
          <w:color w:val="000000" w:themeColor="text1"/>
        </w:rPr>
        <w:t xml:space="preserve"> i rullstol</w:t>
      </w:r>
      <w:r w:rsidRPr="2B06DA50" w:rsidR="071495A6">
        <w:rPr>
          <w:rFonts w:asciiTheme="minorHAnsi" w:hAnsiTheme="minorHAnsi" w:eastAsiaTheme="minorEastAsia" w:cstheme="minorBidi"/>
          <w:color w:val="000000" w:themeColor="text1"/>
        </w:rPr>
        <w:t xml:space="preserve"> (</w:t>
      </w:r>
      <w:proofErr w:type="gramStart"/>
      <w:r w:rsidRPr="2B06DA50" w:rsidR="071495A6">
        <w:rPr>
          <w:rFonts w:asciiTheme="minorHAnsi" w:hAnsiTheme="minorHAnsi" w:eastAsiaTheme="minorEastAsia" w:cstheme="minorBidi"/>
          <w:color w:val="000000" w:themeColor="text1"/>
        </w:rPr>
        <w:t>2 st</w:t>
      </w:r>
      <w:proofErr w:type="gramEnd"/>
      <w:r w:rsidRPr="2B06DA50" w:rsidR="071495A6">
        <w:rPr>
          <w:rFonts w:asciiTheme="minorHAnsi" w:hAnsiTheme="minorHAnsi" w:eastAsiaTheme="minorEastAsia" w:cstheme="minorBidi"/>
          <w:color w:val="000000" w:themeColor="text1"/>
        </w:rPr>
        <w:t>)</w:t>
      </w:r>
    </w:p>
    <w:p w:rsidR="4DB8D1EE" w:rsidP="2B06DA50" w:rsidRDefault="4DB8D1EE" w14:paraId="58EF9DD7" w14:textId="49076DF4">
      <w:r w:rsidRPr="2B06DA50">
        <w:rPr>
          <w:rFonts w:asciiTheme="minorHAnsi" w:hAnsiTheme="minorHAnsi" w:eastAsiaTheme="minorEastAsia" w:cstheme="minorBidi"/>
          <w:color w:val="000000" w:themeColor="text1"/>
        </w:rPr>
        <w:t>Aktuella kunders assistentgrupper har fått utbildningsinsatser vilket haft effekt, vi har även lagt in baskunskap gälland</w:t>
      </w:r>
      <w:r w:rsidRPr="2B06DA50" w:rsidR="3F5B1788">
        <w:rPr>
          <w:rFonts w:asciiTheme="minorHAnsi" w:hAnsiTheme="minorHAnsi" w:eastAsiaTheme="minorEastAsia" w:cstheme="minorBidi"/>
          <w:color w:val="000000" w:themeColor="text1"/>
        </w:rPr>
        <w:t>e vanliga medicintekniska produkter i introduktionsutbildningen för nya assistenter.</w:t>
      </w:r>
      <w:r w:rsidRPr="2B06DA50" w:rsidR="071495A6">
        <w:rPr>
          <w:rFonts w:asciiTheme="minorHAnsi" w:hAnsiTheme="minorHAnsi" w:eastAsiaTheme="minorEastAsia" w:cstheme="minorBidi"/>
          <w:color w:val="000000" w:themeColor="text1"/>
        </w:rPr>
        <w:t>2 fall där ordinerat hjälpmedel behöver bytas ut på grund av försämring i kunds status</w:t>
      </w:r>
      <w:r w:rsidRPr="2B06DA50" w:rsidR="664139D2">
        <w:rPr>
          <w:rFonts w:asciiTheme="minorHAnsi" w:hAnsiTheme="minorHAnsi" w:eastAsiaTheme="minorEastAsia" w:cstheme="minorBidi"/>
          <w:color w:val="000000" w:themeColor="text1"/>
        </w:rPr>
        <w:t>, detta är åtgärdat i kontakt med hälso- och sjukvår</w:t>
      </w:r>
      <w:r w:rsidRPr="2B06DA50" w:rsidR="472007B9">
        <w:rPr>
          <w:rFonts w:asciiTheme="minorHAnsi" w:hAnsiTheme="minorHAnsi" w:eastAsiaTheme="minorEastAsia" w:cstheme="minorBidi"/>
          <w:color w:val="000000" w:themeColor="text1"/>
        </w:rPr>
        <w:t>d</w:t>
      </w:r>
      <w:r w:rsidRPr="2B06DA50" w:rsidR="664139D2">
        <w:rPr>
          <w:rFonts w:asciiTheme="minorHAnsi" w:hAnsiTheme="minorHAnsi" w:eastAsiaTheme="minorEastAsia" w:cstheme="minorBidi"/>
          <w:color w:val="000000" w:themeColor="text1"/>
        </w:rPr>
        <w:t>en.</w:t>
      </w:r>
    </w:p>
    <w:p w:rsidR="2B06DA50" w:rsidP="2B06DA50" w:rsidRDefault="2B06DA50" w14:paraId="6E2A1F38" w14:textId="0AE06DAF">
      <w:pPr>
        <w:rPr>
          <w:rFonts w:asciiTheme="minorHAnsi" w:hAnsiTheme="minorHAnsi" w:eastAsiaTheme="minorEastAsia" w:cstheme="minorBidi"/>
          <w:color w:val="000000" w:themeColor="text1"/>
        </w:rPr>
      </w:pPr>
    </w:p>
    <w:p w:rsidR="61DE8F0B" w:rsidP="61DE8F0B" w:rsidRDefault="61DE8F0B" w14:paraId="0B05E0F1" w14:textId="5D37728E">
      <w:pPr>
        <w:rPr>
          <w:rFonts w:asciiTheme="minorHAnsi" w:hAnsiTheme="minorHAnsi" w:eastAsiaTheme="minorEastAsia" w:cstheme="minorBidi"/>
        </w:rPr>
      </w:pPr>
    </w:p>
    <w:p w:rsidR="0893F185" w:rsidP="61DE8F0B" w:rsidRDefault="0893F185" w14:paraId="1E5DE64E" w14:textId="547AC220">
      <w:pPr>
        <w:rPr>
          <w:rFonts w:asciiTheme="minorHAnsi" w:hAnsiTheme="minorHAnsi" w:eastAsiaTheme="minorEastAsia" w:cstheme="minorBidi"/>
        </w:rPr>
      </w:pPr>
      <w:r w:rsidRPr="61DE8F0B">
        <w:rPr>
          <w:rFonts w:asciiTheme="minorHAnsi" w:hAnsiTheme="minorHAnsi" w:eastAsiaTheme="minorEastAsia" w:cstheme="minorBidi"/>
        </w:rPr>
        <w:t>Verksamhets-/kvalitetsberättelse upprättad av: Neven Amin, Irma Jonasson och Åsa Rosenqvist Leijonqvist 2024-05-29</w:t>
      </w:r>
    </w:p>
    <w:p w:rsidR="3FB9CEC6" w:rsidP="61DE8F0B" w:rsidRDefault="3FB9CEC6" w14:paraId="4E97DB30" w14:textId="52B422BE">
      <w:pPr>
        <w:rPr>
          <w:rFonts w:asciiTheme="minorHAnsi" w:hAnsiTheme="minorHAnsi" w:eastAsiaTheme="minorEastAsia" w:cstheme="minorBidi"/>
          <w:color w:val="4F81BD" w:themeColor="accent1"/>
        </w:rPr>
      </w:pPr>
    </w:p>
    <w:p w:rsidRPr="00F34B9F" w:rsidR="00643DAA" w:rsidP="2B06DA50" w:rsidRDefault="00643DAA" w14:paraId="660C14F4" w14:textId="3EB520AF">
      <w:pPr>
        <w:rPr>
          <w:rFonts w:asciiTheme="minorHAnsi" w:hAnsiTheme="minorHAnsi" w:eastAsiaTheme="minorEastAsia" w:cstheme="minorBidi"/>
          <w:i/>
          <w:iCs/>
        </w:rPr>
      </w:pPr>
    </w:p>
    <w:p w:rsidR="79FD257A" w:rsidP="2B06DA50" w:rsidRDefault="79FD257A" w14:paraId="52457CFF" w14:textId="13D85A02">
      <w:pPr>
        <w:rPr>
          <w:rFonts w:asciiTheme="minorHAnsi" w:hAnsiTheme="minorHAnsi" w:eastAsiaTheme="minorEastAsia" w:cstheme="minorBidi"/>
        </w:rPr>
      </w:pPr>
      <w:r w:rsidRPr="2B06DA50">
        <w:rPr>
          <w:rFonts w:asciiTheme="minorHAnsi" w:hAnsiTheme="minorHAnsi" w:eastAsiaTheme="minorEastAsia" w:cstheme="minorBidi"/>
        </w:rPr>
        <w:t xml:space="preserve"> </w:t>
      </w:r>
    </w:p>
    <w:sectPr w:rsidR="79FD257A" w:rsidSect="002F5D9A">
      <w:headerReference w:type="default" r:id="rId11"/>
      <w:footerReference w:type="default" r:id="rId12"/>
      <w:headerReference w:type="first" r:id="rId13"/>
      <w:footerReference w:type="first" r:id="rId14"/>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498D" w:rsidP="00430DE9" w:rsidRDefault="0037498D" w14:paraId="64EEA1F7" w14:textId="77777777">
      <w:r>
        <w:separator/>
      </w:r>
    </w:p>
  </w:endnote>
  <w:endnote w:type="continuationSeparator" w:id="0">
    <w:p w:rsidR="0037498D" w:rsidP="00430DE9" w:rsidRDefault="0037498D" w14:paraId="720499A5" w14:textId="77777777">
      <w:r>
        <w:continuationSeparator/>
      </w:r>
    </w:p>
  </w:endnote>
  <w:endnote w:type="continuationNotice" w:id="1">
    <w:p w:rsidR="0037498D" w:rsidRDefault="0037498D" w14:paraId="1E73642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48F0A4B3" w:rsidP="48F0A4B3" w:rsidRDefault="48F0A4B3" w14:paraId="04404231" w14:textId="4E13F8BA">
    <w:pPr>
      <w:pStyle w:val="Sidfot"/>
    </w:pPr>
  </w:p>
  <w:p w:rsidR="48F0A4B3" w:rsidP="48F0A4B3" w:rsidRDefault="48F0A4B3" w14:paraId="25AC58E6" w14:textId="3B035918">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DCF105E" w:rsidTr="2DCF105E" w14:paraId="5535297A" w14:textId="77777777">
      <w:trPr>
        <w:trHeight w:val="300"/>
      </w:trPr>
      <w:tc>
        <w:tcPr>
          <w:tcW w:w="3020" w:type="dxa"/>
        </w:tcPr>
        <w:p w:rsidR="2DCF105E" w:rsidP="2DCF105E" w:rsidRDefault="2DCF105E" w14:paraId="381BBF2A" w14:textId="57047040">
          <w:pPr>
            <w:pStyle w:val="Sidfot"/>
            <w:rPr>
              <w:b/>
              <w:bCs/>
              <w:sz w:val="20"/>
              <w:szCs w:val="20"/>
            </w:rPr>
          </w:pPr>
          <w:r w:rsidRPr="2DCF105E">
            <w:rPr>
              <w:b/>
              <w:bCs/>
              <w:sz w:val="20"/>
              <w:szCs w:val="20"/>
            </w:rPr>
            <w:t>AB OmsorgsCompagniet i NordenPlaniavägen 11, 131 54 Nacka</w:t>
          </w:r>
        </w:p>
      </w:tc>
      <w:tc>
        <w:tcPr>
          <w:tcW w:w="3020" w:type="dxa"/>
        </w:tcPr>
        <w:p w:rsidR="2DCF105E" w:rsidP="2DCF105E" w:rsidRDefault="2DCF105E" w14:paraId="438452DE" w14:textId="77777777">
          <w:pPr>
            <w:pStyle w:val="Sidfot"/>
            <w:rPr>
              <w:b/>
              <w:bCs/>
              <w:sz w:val="20"/>
              <w:szCs w:val="20"/>
            </w:rPr>
          </w:pPr>
          <w:r w:rsidRPr="2DCF105E">
            <w:rPr>
              <w:b/>
              <w:bCs/>
              <w:sz w:val="20"/>
              <w:szCs w:val="20"/>
            </w:rPr>
            <w:t xml:space="preserve">Telefon:  0200-122100  </w:t>
          </w:r>
          <w:hyperlink r:id="rId1">
            <w:r w:rsidRPr="2DCF105E">
              <w:rPr>
                <w:rStyle w:val="Hyperlnk"/>
                <w:b/>
                <w:bCs/>
                <w:color w:val="000000" w:themeColor="text1"/>
                <w:sz w:val="20"/>
                <w:szCs w:val="20"/>
              </w:rPr>
              <w:t>http://www.oc.se</w:t>
            </w:r>
          </w:hyperlink>
          <w:r w:rsidRPr="2DCF105E">
            <w:rPr>
              <w:b/>
              <w:bCs/>
              <w:color w:val="000000" w:themeColor="text1"/>
              <w:sz w:val="20"/>
              <w:szCs w:val="20"/>
            </w:rPr>
            <w:t xml:space="preserve"> /  </w:t>
          </w:r>
          <w:hyperlink r:id="rId2">
            <w:r w:rsidRPr="2DCF105E">
              <w:rPr>
                <w:rStyle w:val="Hyperlnk"/>
                <w:b/>
                <w:bCs/>
                <w:color w:val="000000" w:themeColor="text1"/>
                <w:sz w:val="20"/>
                <w:szCs w:val="20"/>
              </w:rPr>
              <w:t>info@oc.se</w:t>
            </w:r>
          </w:hyperlink>
        </w:p>
      </w:tc>
      <w:tc>
        <w:tcPr>
          <w:tcW w:w="3020" w:type="dxa"/>
        </w:tcPr>
        <w:p w:rsidR="2DCF105E" w:rsidP="2DCF105E" w:rsidRDefault="2DCF105E" w14:paraId="47EC7C6B" w14:textId="77777777">
          <w:pPr>
            <w:pStyle w:val="Sidfot"/>
            <w:rPr>
              <w:b/>
              <w:bCs/>
              <w:sz w:val="20"/>
              <w:szCs w:val="20"/>
            </w:rPr>
          </w:pPr>
          <w:r w:rsidRPr="2DCF105E">
            <w:rPr>
              <w:b/>
              <w:bCs/>
              <w:sz w:val="20"/>
              <w:szCs w:val="20"/>
            </w:rPr>
            <w:t xml:space="preserve">Org. nr. </w:t>
          </w:r>
          <w:proofErr w:type="gramStart"/>
          <w:r w:rsidRPr="2DCF105E">
            <w:rPr>
              <w:b/>
              <w:bCs/>
              <w:sz w:val="20"/>
              <w:szCs w:val="20"/>
            </w:rPr>
            <w:t>556640-2292</w:t>
          </w:r>
          <w:proofErr w:type="gramEnd"/>
        </w:p>
        <w:p w:rsidR="2DCF105E" w:rsidP="2DCF105E" w:rsidRDefault="2DCF105E" w14:paraId="32108B5E" w14:textId="5BA19E42">
          <w:pPr>
            <w:pStyle w:val="Sidhuvud"/>
            <w:ind w:right="-115"/>
            <w:jc w:val="right"/>
          </w:pPr>
        </w:p>
      </w:tc>
    </w:tr>
  </w:tbl>
  <w:p w:rsidR="2DCF105E" w:rsidP="2DCF105E" w:rsidRDefault="2DCF105E" w14:paraId="1C84E35E" w14:textId="38AB1303">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498D" w:rsidP="00430DE9" w:rsidRDefault="0037498D" w14:paraId="5FA19510" w14:textId="77777777">
      <w:r>
        <w:separator/>
      </w:r>
    </w:p>
  </w:footnote>
  <w:footnote w:type="continuationSeparator" w:id="0">
    <w:p w:rsidR="0037498D" w:rsidP="00430DE9" w:rsidRDefault="0037498D" w14:paraId="3FB4CF28" w14:textId="77777777">
      <w:r>
        <w:continuationSeparator/>
      </w:r>
    </w:p>
  </w:footnote>
  <w:footnote w:type="continuationNotice" w:id="1">
    <w:p w:rsidR="0037498D" w:rsidRDefault="0037498D" w14:paraId="31E0D54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5DEC088B" w:rsidP="5DEC088B" w:rsidRDefault="3FB9CEC6" w14:paraId="77F9F607" w14:textId="4C2F87AF">
    <w:pPr>
      <w:pStyle w:val="Sidhuvud"/>
    </w:pPr>
    <w:r>
      <w:rPr>
        <w:noProof/>
      </w:rPr>
      <w:drawing>
        <wp:inline distT="0" distB="0" distL="0" distR="0" wp14:anchorId="79909C72" wp14:editId="5C6D653D">
          <wp:extent cx="1666875" cy="495300"/>
          <wp:effectExtent l="0" t="0" r="0" b="0"/>
          <wp:docPr id="702119388" name="Bildobjekt 702119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702119388"/>
                  <pic:cNvPicPr/>
                </pic:nvPicPr>
                <pic:blipFill>
                  <a:blip r:embed="rId1">
                    <a:extLst>
                      <a:ext uri="{28A0092B-C50C-407E-A947-70E740481C1C}">
                        <a14:useLocalDpi xmlns:a14="http://schemas.microsoft.com/office/drawing/2010/main" val="0"/>
                      </a:ext>
                    </a:extLst>
                  </a:blip>
                  <a:stretch>
                    <a:fillRect/>
                  </a:stretch>
                </pic:blipFill>
                <pic:spPr>
                  <a:xfrm>
                    <a:off x="0" y="0"/>
                    <a:ext cx="1666875" cy="4953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DCF105E" w:rsidTr="2DCF105E" w14:paraId="341FDEF0" w14:textId="77777777">
      <w:trPr>
        <w:trHeight w:val="300"/>
      </w:trPr>
      <w:tc>
        <w:tcPr>
          <w:tcW w:w="3020" w:type="dxa"/>
        </w:tcPr>
        <w:p w:rsidR="2DCF105E" w:rsidP="2DCF105E" w:rsidRDefault="2DCF105E" w14:paraId="04C0C754" w14:textId="736F040E">
          <w:pPr>
            <w:pStyle w:val="Sidhuvud"/>
            <w:ind w:left="-115"/>
          </w:pPr>
          <w:r>
            <w:rPr>
              <w:noProof/>
            </w:rPr>
            <w:drawing>
              <wp:inline distT="0" distB="0" distL="0" distR="0" wp14:anchorId="5DDF0DAF" wp14:editId="090ECCC0">
                <wp:extent cx="1666875" cy="495300"/>
                <wp:effectExtent l="0" t="0" r="0" b="0"/>
                <wp:docPr id="1836807509" name="Bildobjekt 702119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702119388"/>
                        <pic:cNvPicPr/>
                      </pic:nvPicPr>
                      <pic:blipFill>
                        <a:blip r:embed="rId1">
                          <a:extLst>
                            <a:ext uri="{28A0092B-C50C-407E-A947-70E740481C1C}">
                              <a14:useLocalDpi xmlns:a14="http://schemas.microsoft.com/office/drawing/2010/main" val="0"/>
                            </a:ext>
                          </a:extLst>
                        </a:blip>
                        <a:stretch>
                          <a:fillRect/>
                        </a:stretch>
                      </pic:blipFill>
                      <pic:spPr>
                        <a:xfrm>
                          <a:off x="0" y="0"/>
                          <a:ext cx="1666875" cy="495300"/>
                        </a:xfrm>
                        <a:prstGeom prst="rect">
                          <a:avLst/>
                        </a:prstGeom>
                      </pic:spPr>
                    </pic:pic>
                  </a:graphicData>
                </a:graphic>
              </wp:inline>
            </w:drawing>
          </w:r>
        </w:p>
      </w:tc>
      <w:tc>
        <w:tcPr>
          <w:tcW w:w="3020" w:type="dxa"/>
        </w:tcPr>
        <w:p w:rsidR="2DCF105E" w:rsidP="2DCF105E" w:rsidRDefault="2DCF105E" w14:paraId="25313536" w14:textId="68198B94">
          <w:pPr>
            <w:pStyle w:val="Sidhuvud"/>
            <w:jc w:val="center"/>
          </w:pPr>
        </w:p>
      </w:tc>
      <w:tc>
        <w:tcPr>
          <w:tcW w:w="3020" w:type="dxa"/>
        </w:tcPr>
        <w:p w:rsidR="2DCF105E" w:rsidP="2DCF105E" w:rsidRDefault="2DCF105E" w14:paraId="3B33902A" w14:textId="64E11F04">
          <w:pPr>
            <w:pStyle w:val="Sidhuvud"/>
            <w:ind w:right="-115"/>
            <w:jc w:val="right"/>
          </w:pPr>
        </w:p>
      </w:tc>
    </w:tr>
  </w:tbl>
  <w:p w:rsidR="2DCF105E" w:rsidP="2DCF105E" w:rsidRDefault="2DCF105E" w14:paraId="6CB8DFBE" w14:textId="57C5D073">
    <w:pPr>
      <w:pStyle w:val="Sidhuvud"/>
    </w:pPr>
  </w:p>
</w:hdr>
</file>

<file path=word/intelligence2.xml><?xml version="1.0" encoding="utf-8"?>
<int2:intelligence xmlns:int2="http://schemas.microsoft.com/office/intelligence/2020/intelligence" xmlns:oel="http://schemas.microsoft.com/office/2019/extlst">
  <int2:observations>
    <int2:textHash int2:hashCode="+q7inDpCDV75tJ" int2:id="BpbNwB0Z">
      <int2:state int2:value="Rejected" int2:type="spell"/>
    </int2:textHash>
    <int2:textHash int2:hashCode="48vBG1GCLc4rma" int2:id="ijusN2Rt">
      <int2:state int2:value="Rejected" int2:type="spell"/>
    </int2:textHash>
    <int2:textHash int2:hashCode="QvPjS7s/iiS5UU" int2:id="SJQ6zxCe">
      <int2:state int2:value="Rejected" int2:type="spell"/>
    </int2:textHash>
    <int2:textHash int2:hashCode="wuzSr9ltOhRi6C" int2:id="ja1hYy7d">
      <int2:state int2:value="Rejected" int2:type="spell"/>
    </int2:textHash>
    <int2:textHash int2:hashCode="pxfkoXgt5jrloz" int2:id="fjhwDNe9">
      <int2:state int2:value="Rejected" int2:type="spell"/>
    </int2:textHash>
    <int2:textHash int2:hashCode="GpVGKKlgqu+B17" int2:id="pHl00S5N">
      <int2:state int2:value="Rejected" int2:type="AugLoop_Text_Critique"/>
    </int2:textHash>
    <int2:textHash int2:hashCode="IaHch2eEh2vo5s" int2:id="IWP0dkjD">
      <int2:state int2:value="Rejected" int2:type="AugLoop_Text_Critique"/>
    </int2:textHash>
    <int2:textHash int2:hashCode="LsZnGDxC4pJZSG" int2:id="ewI9Qp8L">
      <int2:state int2:value="Rejected" int2:type="spell"/>
      <int2:state int2:value="Rejected" int2:type="AugLoop_Text_Critique"/>
    </int2:textHash>
    <int2:textHash int2:hashCode="ClBFyUefum9nEq" int2:id="m50284d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05D19"/>
    <w:multiLevelType w:val="hybridMultilevel"/>
    <w:tmpl w:val="81C877CC"/>
    <w:lvl w:ilvl="0" w:tplc="34445BB0">
      <w:start w:val="1"/>
      <w:numFmt w:val="bullet"/>
      <w:lvlText w:val=""/>
      <w:lvlJc w:val="left"/>
      <w:pPr>
        <w:ind w:left="720" w:hanging="360"/>
      </w:pPr>
      <w:rPr>
        <w:rFonts w:hint="default" w:ascii="Symbol" w:hAnsi="Symbol"/>
      </w:rPr>
    </w:lvl>
    <w:lvl w:ilvl="1" w:tplc="E4F8AB02">
      <w:start w:val="1"/>
      <w:numFmt w:val="bullet"/>
      <w:lvlText w:val="o"/>
      <w:lvlJc w:val="left"/>
      <w:pPr>
        <w:ind w:left="1440" w:hanging="360"/>
      </w:pPr>
      <w:rPr>
        <w:rFonts w:hint="default" w:ascii="Courier New" w:hAnsi="Courier New"/>
      </w:rPr>
    </w:lvl>
    <w:lvl w:ilvl="2" w:tplc="EE302714">
      <w:start w:val="1"/>
      <w:numFmt w:val="bullet"/>
      <w:lvlText w:val=""/>
      <w:lvlJc w:val="left"/>
      <w:pPr>
        <w:ind w:left="2160" w:hanging="360"/>
      </w:pPr>
      <w:rPr>
        <w:rFonts w:hint="default" w:ascii="Wingdings" w:hAnsi="Wingdings"/>
      </w:rPr>
    </w:lvl>
    <w:lvl w:ilvl="3" w:tplc="8CE2388E">
      <w:start w:val="1"/>
      <w:numFmt w:val="bullet"/>
      <w:lvlText w:val=""/>
      <w:lvlJc w:val="left"/>
      <w:pPr>
        <w:ind w:left="2880" w:hanging="360"/>
      </w:pPr>
      <w:rPr>
        <w:rFonts w:hint="default" w:ascii="Symbol" w:hAnsi="Symbol"/>
      </w:rPr>
    </w:lvl>
    <w:lvl w:ilvl="4" w:tplc="E9EEEC58">
      <w:start w:val="1"/>
      <w:numFmt w:val="bullet"/>
      <w:lvlText w:val="o"/>
      <w:lvlJc w:val="left"/>
      <w:pPr>
        <w:ind w:left="3600" w:hanging="360"/>
      </w:pPr>
      <w:rPr>
        <w:rFonts w:hint="default" w:ascii="Courier New" w:hAnsi="Courier New"/>
      </w:rPr>
    </w:lvl>
    <w:lvl w:ilvl="5" w:tplc="6E8A2C92">
      <w:start w:val="1"/>
      <w:numFmt w:val="bullet"/>
      <w:lvlText w:val=""/>
      <w:lvlJc w:val="left"/>
      <w:pPr>
        <w:ind w:left="4320" w:hanging="360"/>
      </w:pPr>
      <w:rPr>
        <w:rFonts w:hint="default" w:ascii="Wingdings" w:hAnsi="Wingdings"/>
      </w:rPr>
    </w:lvl>
    <w:lvl w:ilvl="6" w:tplc="23EC954C">
      <w:start w:val="1"/>
      <w:numFmt w:val="bullet"/>
      <w:lvlText w:val=""/>
      <w:lvlJc w:val="left"/>
      <w:pPr>
        <w:ind w:left="5040" w:hanging="360"/>
      </w:pPr>
      <w:rPr>
        <w:rFonts w:hint="default" w:ascii="Symbol" w:hAnsi="Symbol"/>
      </w:rPr>
    </w:lvl>
    <w:lvl w:ilvl="7" w:tplc="1100ACC6">
      <w:start w:val="1"/>
      <w:numFmt w:val="bullet"/>
      <w:lvlText w:val="o"/>
      <w:lvlJc w:val="left"/>
      <w:pPr>
        <w:ind w:left="5760" w:hanging="360"/>
      </w:pPr>
      <w:rPr>
        <w:rFonts w:hint="default" w:ascii="Courier New" w:hAnsi="Courier New"/>
      </w:rPr>
    </w:lvl>
    <w:lvl w:ilvl="8" w:tplc="94ACF9F2">
      <w:start w:val="1"/>
      <w:numFmt w:val="bullet"/>
      <w:lvlText w:val=""/>
      <w:lvlJc w:val="left"/>
      <w:pPr>
        <w:ind w:left="6480" w:hanging="360"/>
      </w:pPr>
      <w:rPr>
        <w:rFonts w:hint="default" w:ascii="Wingdings" w:hAnsi="Wingdings"/>
      </w:rPr>
    </w:lvl>
  </w:abstractNum>
  <w:abstractNum w:abstractNumId="1" w15:restartNumberingAfterBreak="0">
    <w:nsid w:val="09D5729C"/>
    <w:multiLevelType w:val="hybridMultilevel"/>
    <w:tmpl w:val="3C2251AC"/>
    <w:lvl w:ilvl="0" w:tplc="041D0001">
      <w:start w:val="1"/>
      <w:numFmt w:val="bullet"/>
      <w:lvlText w:val=""/>
      <w:lvlJc w:val="left"/>
      <w:pPr>
        <w:ind w:left="795" w:hanging="360"/>
      </w:pPr>
      <w:rPr>
        <w:rFonts w:hint="default" w:ascii="Symbol" w:hAnsi="Symbol"/>
      </w:rPr>
    </w:lvl>
    <w:lvl w:ilvl="1" w:tplc="041D0003" w:tentative="1">
      <w:start w:val="1"/>
      <w:numFmt w:val="bullet"/>
      <w:lvlText w:val="o"/>
      <w:lvlJc w:val="left"/>
      <w:pPr>
        <w:ind w:left="1515" w:hanging="360"/>
      </w:pPr>
      <w:rPr>
        <w:rFonts w:hint="default" w:ascii="Courier New" w:hAnsi="Courier New" w:cs="Courier New"/>
      </w:rPr>
    </w:lvl>
    <w:lvl w:ilvl="2" w:tplc="041D0005" w:tentative="1">
      <w:start w:val="1"/>
      <w:numFmt w:val="bullet"/>
      <w:lvlText w:val=""/>
      <w:lvlJc w:val="left"/>
      <w:pPr>
        <w:ind w:left="2235" w:hanging="360"/>
      </w:pPr>
      <w:rPr>
        <w:rFonts w:hint="default" w:ascii="Wingdings" w:hAnsi="Wingdings"/>
      </w:rPr>
    </w:lvl>
    <w:lvl w:ilvl="3" w:tplc="041D0001" w:tentative="1">
      <w:start w:val="1"/>
      <w:numFmt w:val="bullet"/>
      <w:lvlText w:val=""/>
      <w:lvlJc w:val="left"/>
      <w:pPr>
        <w:ind w:left="2955" w:hanging="360"/>
      </w:pPr>
      <w:rPr>
        <w:rFonts w:hint="default" w:ascii="Symbol" w:hAnsi="Symbol"/>
      </w:rPr>
    </w:lvl>
    <w:lvl w:ilvl="4" w:tplc="041D0003" w:tentative="1">
      <w:start w:val="1"/>
      <w:numFmt w:val="bullet"/>
      <w:lvlText w:val="o"/>
      <w:lvlJc w:val="left"/>
      <w:pPr>
        <w:ind w:left="3675" w:hanging="360"/>
      </w:pPr>
      <w:rPr>
        <w:rFonts w:hint="default" w:ascii="Courier New" w:hAnsi="Courier New" w:cs="Courier New"/>
      </w:rPr>
    </w:lvl>
    <w:lvl w:ilvl="5" w:tplc="041D0005" w:tentative="1">
      <w:start w:val="1"/>
      <w:numFmt w:val="bullet"/>
      <w:lvlText w:val=""/>
      <w:lvlJc w:val="left"/>
      <w:pPr>
        <w:ind w:left="4395" w:hanging="360"/>
      </w:pPr>
      <w:rPr>
        <w:rFonts w:hint="default" w:ascii="Wingdings" w:hAnsi="Wingdings"/>
      </w:rPr>
    </w:lvl>
    <w:lvl w:ilvl="6" w:tplc="041D0001" w:tentative="1">
      <w:start w:val="1"/>
      <w:numFmt w:val="bullet"/>
      <w:lvlText w:val=""/>
      <w:lvlJc w:val="left"/>
      <w:pPr>
        <w:ind w:left="5115" w:hanging="360"/>
      </w:pPr>
      <w:rPr>
        <w:rFonts w:hint="default" w:ascii="Symbol" w:hAnsi="Symbol"/>
      </w:rPr>
    </w:lvl>
    <w:lvl w:ilvl="7" w:tplc="041D0003" w:tentative="1">
      <w:start w:val="1"/>
      <w:numFmt w:val="bullet"/>
      <w:lvlText w:val="o"/>
      <w:lvlJc w:val="left"/>
      <w:pPr>
        <w:ind w:left="5835" w:hanging="360"/>
      </w:pPr>
      <w:rPr>
        <w:rFonts w:hint="default" w:ascii="Courier New" w:hAnsi="Courier New" w:cs="Courier New"/>
      </w:rPr>
    </w:lvl>
    <w:lvl w:ilvl="8" w:tplc="041D0005" w:tentative="1">
      <w:start w:val="1"/>
      <w:numFmt w:val="bullet"/>
      <w:lvlText w:val=""/>
      <w:lvlJc w:val="left"/>
      <w:pPr>
        <w:ind w:left="6555" w:hanging="360"/>
      </w:pPr>
      <w:rPr>
        <w:rFonts w:hint="default" w:ascii="Wingdings" w:hAnsi="Wingdings"/>
      </w:rPr>
    </w:lvl>
  </w:abstractNum>
  <w:abstractNum w:abstractNumId="2" w15:restartNumberingAfterBreak="0">
    <w:nsid w:val="0BEB5592"/>
    <w:multiLevelType w:val="hybridMultilevel"/>
    <w:tmpl w:val="24424804"/>
    <w:lvl w:ilvl="0" w:tplc="41B08A8C">
      <w:start w:val="1"/>
      <w:numFmt w:val="bullet"/>
      <w:lvlText w:val=""/>
      <w:lvlJc w:val="left"/>
      <w:pPr>
        <w:ind w:left="720" w:hanging="360"/>
      </w:pPr>
      <w:rPr>
        <w:rFonts w:hint="default" w:ascii="Symbol" w:hAnsi="Symbol"/>
      </w:rPr>
    </w:lvl>
    <w:lvl w:ilvl="1" w:tplc="9050B1E4">
      <w:start w:val="1"/>
      <w:numFmt w:val="bullet"/>
      <w:lvlText w:val="o"/>
      <w:lvlJc w:val="left"/>
      <w:pPr>
        <w:ind w:left="1440" w:hanging="360"/>
      </w:pPr>
      <w:rPr>
        <w:rFonts w:hint="default" w:ascii="Courier New" w:hAnsi="Courier New"/>
      </w:rPr>
    </w:lvl>
    <w:lvl w:ilvl="2" w:tplc="09A42B32">
      <w:start w:val="1"/>
      <w:numFmt w:val="bullet"/>
      <w:lvlText w:val=""/>
      <w:lvlJc w:val="left"/>
      <w:pPr>
        <w:ind w:left="2160" w:hanging="360"/>
      </w:pPr>
      <w:rPr>
        <w:rFonts w:hint="default" w:ascii="Wingdings" w:hAnsi="Wingdings"/>
      </w:rPr>
    </w:lvl>
    <w:lvl w:ilvl="3" w:tplc="AA82E7BA">
      <w:start w:val="1"/>
      <w:numFmt w:val="bullet"/>
      <w:lvlText w:val=""/>
      <w:lvlJc w:val="left"/>
      <w:pPr>
        <w:ind w:left="2880" w:hanging="360"/>
      </w:pPr>
      <w:rPr>
        <w:rFonts w:hint="default" w:ascii="Symbol" w:hAnsi="Symbol"/>
      </w:rPr>
    </w:lvl>
    <w:lvl w:ilvl="4" w:tplc="5B2C015A">
      <w:start w:val="1"/>
      <w:numFmt w:val="bullet"/>
      <w:lvlText w:val="o"/>
      <w:lvlJc w:val="left"/>
      <w:pPr>
        <w:ind w:left="3600" w:hanging="360"/>
      </w:pPr>
      <w:rPr>
        <w:rFonts w:hint="default" w:ascii="Courier New" w:hAnsi="Courier New"/>
      </w:rPr>
    </w:lvl>
    <w:lvl w:ilvl="5" w:tplc="5BF66214">
      <w:start w:val="1"/>
      <w:numFmt w:val="bullet"/>
      <w:lvlText w:val=""/>
      <w:lvlJc w:val="left"/>
      <w:pPr>
        <w:ind w:left="4320" w:hanging="360"/>
      </w:pPr>
      <w:rPr>
        <w:rFonts w:hint="default" w:ascii="Wingdings" w:hAnsi="Wingdings"/>
      </w:rPr>
    </w:lvl>
    <w:lvl w:ilvl="6" w:tplc="221CE80E">
      <w:start w:val="1"/>
      <w:numFmt w:val="bullet"/>
      <w:lvlText w:val=""/>
      <w:lvlJc w:val="left"/>
      <w:pPr>
        <w:ind w:left="5040" w:hanging="360"/>
      </w:pPr>
      <w:rPr>
        <w:rFonts w:hint="default" w:ascii="Symbol" w:hAnsi="Symbol"/>
      </w:rPr>
    </w:lvl>
    <w:lvl w:ilvl="7" w:tplc="0532C1A8">
      <w:start w:val="1"/>
      <w:numFmt w:val="bullet"/>
      <w:lvlText w:val="o"/>
      <w:lvlJc w:val="left"/>
      <w:pPr>
        <w:ind w:left="5760" w:hanging="360"/>
      </w:pPr>
      <w:rPr>
        <w:rFonts w:hint="default" w:ascii="Courier New" w:hAnsi="Courier New"/>
      </w:rPr>
    </w:lvl>
    <w:lvl w:ilvl="8" w:tplc="EF82F0C4">
      <w:start w:val="1"/>
      <w:numFmt w:val="bullet"/>
      <w:lvlText w:val=""/>
      <w:lvlJc w:val="left"/>
      <w:pPr>
        <w:ind w:left="6480" w:hanging="360"/>
      </w:pPr>
      <w:rPr>
        <w:rFonts w:hint="default" w:ascii="Wingdings" w:hAnsi="Wingdings"/>
      </w:rPr>
    </w:lvl>
  </w:abstractNum>
  <w:abstractNum w:abstractNumId="3" w15:restartNumberingAfterBreak="0">
    <w:nsid w:val="0E399EE4"/>
    <w:multiLevelType w:val="hybridMultilevel"/>
    <w:tmpl w:val="3556B50E"/>
    <w:lvl w:ilvl="0" w:tplc="4AA8A63E">
      <w:start w:val="1"/>
      <w:numFmt w:val="decimal"/>
      <w:lvlText w:val="%1."/>
      <w:lvlJc w:val="left"/>
      <w:pPr>
        <w:ind w:left="720" w:hanging="360"/>
      </w:pPr>
    </w:lvl>
    <w:lvl w:ilvl="1" w:tplc="2B04A164">
      <w:start w:val="1"/>
      <w:numFmt w:val="lowerLetter"/>
      <w:lvlText w:val="%2."/>
      <w:lvlJc w:val="left"/>
      <w:pPr>
        <w:ind w:left="1440" w:hanging="360"/>
      </w:pPr>
    </w:lvl>
    <w:lvl w:ilvl="2" w:tplc="E6F01FFC">
      <w:start w:val="1"/>
      <w:numFmt w:val="lowerRoman"/>
      <w:lvlText w:val="%3."/>
      <w:lvlJc w:val="right"/>
      <w:pPr>
        <w:ind w:left="2160" w:hanging="180"/>
      </w:pPr>
    </w:lvl>
    <w:lvl w:ilvl="3" w:tplc="782C9984">
      <w:start w:val="1"/>
      <w:numFmt w:val="decimal"/>
      <w:lvlText w:val="%4."/>
      <w:lvlJc w:val="left"/>
      <w:pPr>
        <w:ind w:left="2880" w:hanging="360"/>
      </w:pPr>
    </w:lvl>
    <w:lvl w:ilvl="4" w:tplc="FA6CCBCC">
      <w:start w:val="1"/>
      <w:numFmt w:val="lowerLetter"/>
      <w:lvlText w:val="%5."/>
      <w:lvlJc w:val="left"/>
      <w:pPr>
        <w:ind w:left="3600" w:hanging="360"/>
      </w:pPr>
    </w:lvl>
    <w:lvl w:ilvl="5" w:tplc="0430F576">
      <w:start w:val="1"/>
      <w:numFmt w:val="lowerRoman"/>
      <w:lvlText w:val="%6."/>
      <w:lvlJc w:val="right"/>
      <w:pPr>
        <w:ind w:left="4320" w:hanging="180"/>
      </w:pPr>
    </w:lvl>
    <w:lvl w:ilvl="6" w:tplc="6EB8FD02">
      <w:start w:val="1"/>
      <w:numFmt w:val="decimal"/>
      <w:lvlText w:val="%7."/>
      <w:lvlJc w:val="left"/>
      <w:pPr>
        <w:ind w:left="5040" w:hanging="360"/>
      </w:pPr>
    </w:lvl>
    <w:lvl w:ilvl="7" w:tplc="F0E2CF46">
      <w:start w:val="1"/>
      <w:numFmt w:val="lowerLetter"/>
      <w:lvlText w:val="%8."/>
      <w:lvlJc w:val="left"/>
      <w:pPr>
        <w:ind w:left="5760" w:hanging="360"/>
      </w:pPr>
    </w:lvl>
    <w:lvl w:ilvl="8" w:tplc="41560CDC">
      <w:start w:val="1"/>
      <w:numFmt w:val="lowerRoman"/>
      <w:lvlText w:val="%9."/>
      <w:lvlJc w:val="right"/>
      <w:pPr>
        <w:ind w:left="6480" w:hanging="180"/>
      </w:pPr>
    </w:lvl>
  </w:abstractNum>
  <w:abstractNum w:abstractNumId="4" w15:restartNumberingAfterBreak="0">
    <w:nsid w:val="17A3009C"/>
    <w:multiLevelType w:val="hybridMultilevel"/>
    <w:tmpl w:val="01A8E32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5" w15:restartNumberingAfterBreak="0">
    <w:nsid w:val="1AA0407E"/>
    <w:multiLevelType w:val="hybridMultilevel"/>
    <w:tmpl w:val="383E1FF2"/>
    <w:lvl w:ilvl="0" w:tplc="0320394A">
      <w:start w:val="1"/>
      <w:numFmt w:val="bullet"/>
      <w:lvlText w:val=""/>
      <w:lvlJc w:val="left"/>
      <w:pPr>
        <w:ind w:left="720" w:hanging="360"/>
      </w:pPr>
      <w:rPr>
        <w:rFonts w:hint="default" w:ascii="Symbol" w:hAnsi="Symbol"/>
      </w:rPr>
    </w:lvl>
    <w:lvl w:ilvl="1" w:tplc="2276736C">
      <w:start w:val="1"/>
      <w:numFmt w:val="bullet"/>
      <w:lvlText w:val="o"/>
      <w:lvlJc w:val="left"/>
      <w:pPr>
        <w:ind w:left="1440" w:hanging="360"/>
      </w:pPr>
      <w:rPr>
        <w:rFonts w:hint="default" w:ascii="Courier New" w:hAnsi="Courier New"/>
      </w:rPr>
    </w:lvl>
    <w:lvl w:ilvl="2" w:tplc="70A257A2">
      <w:start w:val="1"/>
      <w:numFmt w:val="bullet"/>
      <w:lvlText w:val=""/>
      <w:lvlJc w:val="left"/>
      <w:pPr>
        <w:ind w:left="2160" w:hanging="360"/>
      </w:pPr>
      <w:rPr>
        <w:rFonts w:hint="default" w:ascii="Wingdings" w:hAnsi="Wingdings"/>
      </w:rPr>
    </w:lvl>
    <w:lvl w:ilvl="3" w:tplc="732A9AB6">
      <w:start w:val="1"/>
      <w:numFmt w:val="bullet"/>
      <w:lvlText w:val=""/>
      <w:lvlJc w:val="left"/>
      <w:pPr>
        <w:ind w:left="2880" w:hanging="360"/>
      </w:pPr>
      <w:rPr>
        <w:rFonts w:hint="default" w:ascii="Symbol" w:hAnsi="Symbol"/>
      </w:rPr>
    </w:lvl>
    <w:lvl w:ilvl="4" w:tplc="E26E4B2C">
      <w:start w:val="1"/>
      <w:numFmt w:val="bullet"/>
      <w:lvlText w:val="o"/>
      <w:lvlJc w:val="left"/>
      <w:pPr>
        <w:ind w:left="3600" w:hanging="360"/>
      </w:pPr>
      <w:rPr>
        <w:rFonts w:hint="default" w:ascii="Courier New" w:hAnsi="Courier New"/>
      </w:rPr>
    </w:lvl>
    <w:lvl w:ilvl="5" w:tplc="5F689734">
      <w:start w:val="1"/>
      <w:numFmt w:val="bullet"/>
      <w:lvlText w:val=""/>
      <w:lvlJc w:val="left"/>
      <w:pPr>
        <w:ind w:left="4320" w:hanging="360"/>
      </w:pPr>
      <w:rPr>
        <w:rFonts w:hint="default" w:ascii="Wingdings" w:hAnsi="Wingdings"/>
      </w:rPr>
    </w:lvl>
    <w:lvl w:ilvl="6" w:tplc="360007D6">
      <w:start w:val="1"/>
      <w:numFmt w:val="bullet"/>
      <w:lvlText w:val=""/>
      <w:lvlJc w:val="left"/>
      <w:pPr>
        <w:ind w:left="5040" w:hanging="360"/>
      </w:pPr>
      <w:rPr>
        <w:rFonts w:hint="default" w:ascii="Symbol" w:hAnsi="Symbol"/>
      </w:rPr>
    </w:lvl>
    <w:lvl w:ilvl="7" w:tplc="2018A536">
      <w:start w:val="1"/>
      <w:numFmt w:val="bullet"/>
      <w:lvlText w:val="o"/>
      <w:lvlJc w:val="left"/>
      <w:pPr>
        <w:ind w:left="5760" w:hanging="360"/>
      </w:pPr>
      <w:rPr>
        <w:rFonts w:hint="default" w:ascii="Courier New" w:hAnsi="Courier New"/>
      </w:rPr>
    </w:lvl>
    <w:lvl w:ilvl="8" w:tplc="9E6C27D2">
      <w:start w:val="1"/>
      <w:numFmt w:val="bullet"/>
      <w:lvlText w:val=""/>
      <w:lvlJc w:val="left"/>
      <w:pPr>
        <w:ind w:left="6480" w:hanging="360"/>
      </w:pPr>
      <w:rPr>
        <w:rFonts w:hint="default" w:ascii="Wingdings" w:hAnsi="Wingdings"/>
      </w:rPr>
    </w:lvl>
  </w:abstractNum>
  <w:abstractNum w:abstractNumId="6" w15:restartNumberingAfterBreak="0">
    <w:nsid w:val="1F647588"/>
    <w:multiLevelType w:val="hybridMultilevel"/>
    <w:tmpl w:val="CF929A5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20B6E2DB"/>
    <w:multiLevelType w:val="hybridMultilevel"/>
    <w:tmpl w:val="A4DAB41C"/>
    <w:lvl w:ilvl="0" w:tplc="2A4AE4F0">
      <w:start w:val="1"/>
      <w:numFmt w:val="decimal"/>
      <w:lvlText w:val="%1."/>
      <w:lvlJc w:val="left"/>
      <w:pPr>
        <w:ind w:left="720" w:hanging="360"/>
      </w:pPr>
    </w:lvl>
    <w:lvl w:ilvl="1" w:tplc="8B7E084A">
      <w:start w:val="1"/>
      <w:numFmt w:val="lowerLetter"/>
      <w:lvlText w:val="%2."/>
      <w:lvlJc w:val="left"/>
      <w:pPr>
        <w:ind w:left="1440" w:hanging="360"/>
      </w:pPr>
    </w:lvl>
    <w:lvl w:ilvl="2" w:tplc="6B0AEADE">
      <w:start w:val="1"/>
      <w:numFmt w:val="lowerRoman"/>
      <w:lvlText w:val="%3."/>
      <w:lvlJc w:val="right"/>
      <w:pPr>
        <w:ind w:left="2160" w:hanging="180"/>
      </w:pPr>
    </w:lvl>
    <w:lvl w:ilvl="3" w:tplc="D4183684">
      <w:start w:val="1"/>
      <w:numFmt w:val="decimal"/>
      <w:lvlText w:val="%4."/>
      <w:lvlJc w:val="left"/>
      <w:pPr>
        <w:ind w:left="2880" w:hanging="360"/>
      </w:pPr>
    </w:lvl>
    <w:lvl w:ilvl="4" w:tplc="F1C6F5EA">
      <w:start w:val="1"/>
      <w:numFmt w:val="lowerLetter"/>
      <w:lvlText w:val="%5."/>
      <w:lvlJc w:val="left"/>
      <w:pPr>
        <w:ind w:left="3600" w:hanging="360"/>
      </w:pPr>
    </w:lvl>
    <w:lvl w:ilvl="5" w:tplc="9B30EB18">
      <w:start w:val="1"/>
      <w:numFmt w:val="lowerRoman"/>
      <w:lvlText w:val="%6."/>
      <w:lvlJc w:val="right"/>
      <w:pPr>
        <w:ind w:left="4320" w:hanging="180"/>
      </w:pPr>
    </w:lvl>
    <w:lvl w:ilvl="6" w:tplc="76704CB2">
      <w:start w:val="1"/>
      <w:numFmt w:val="decimal"/>
      <w:lvlText w:val="%7."/>
      <w:lvlJc w:val="left"/>
      <w:pPr>
        <w:ind w:left="5040" w:hanging="360"/>
      </w:pPr>
    </w:lvl>
    <w:lvl w:ilvl="7" w:tplc="BF826100">
      <w:start w:val="1"/>
      <w:numFmt w:val="lowerLetter"/>
      <w:lvlText w:val="%8."/>
      <w:lvlJc w:val="left"/>
      <w:pPr>
        <w:ind w:left="5760" w:hanging="360"/>
      </w:pPr>
    </w:lvl>
    <w:lvl w:ilvl="8" w:tplc="CE60D9B8">
      <w:start w:val="1"/>
      <w:numFmt w:val="lowerRoman"/>
      <w:lvlText w:val="%9."/>
      <w:lvlJc w:val="right"/>
      <w:pPr>
        <w:ind w:left="6480" w:hanging="180"/>
      </w:pPr>
    </w:lvl>
  </w:abstractNum>
  <w:abstractNum w:abstractNumId="8" w15:restartNumberingAfterBreak="0">
    <w:nsid w:val="21F35BF5"/>
    <w:multiLevelType w:val="hybridMultilevel"/>
    <w:tmpl w:val="5970A5B6"/>
    <w:lvl w:ilvl="0" w:tplc="D32CE10E">
      <w:start w:val="1"/>
      <w:numFmt w:val="bullet"/>
      <w:lvlText w:val=""/>
      <w:lvlJc w:val="left"/>
      <w:pPr>
        <w:ind w:left="720" w:hanging="360"/>
      </w:pPr>
      <w:rPr>
        <w:rFonts w:hint="default" w:ascii="Symbol" w:hAnsi="Symbol"/>
      </w:rPr>
    </w:lvl>
    <w:lvl w:ilvl="1" w:tplc="54B281BA">
      <w:start w:val="1"/>
      <w:numFmt w:val="bullet"/>
      <w:lvlText w:val="o"/>
      <w:lvlJc w:val="left"/>
      <w:pPr>
        <w:ind w:left="1440" w:hanging="360"/>
      </w:pPr>
      <w:rPr>
        <w:rFonts w:hint="default" w:ascii="Courier New" w:hAnsi="Courier New"/>
      </w:rPr>
    </w:lvl>
    <w:lvl w:ilvl="2" w:tplc="2F9616A6">
      <w:start w:val="1"/>
      <w:numFmt w:val="bullet"/>
      <w:lvlText w:val=""/>
      <w:lvlJc w:val="left"/>
      <w:pPr>
        <w:ind w:left="2160" w:hanging="360"/>
      </w:pPr>
      <w:rPr>
        <w:rFonts w:hint="default" w:ascii="Wingdings" w:hAnsi="Wingdings"/>
      </w:rPr>
    </w:lvl>
    <w:lvl w:ilvl="3" w:tplc="63BA47EA">
      <w:start w:val="1"/>
      <w:numFmt w:val="bullet"/>
      <w:lvlText w:val=""/>
      <w:lvlJc w:val="left"/>
      <w:pPr>
        <w:ind w:left="2880" w:hanging="360"/>
      </w:pPr>
      <w:rPr>
        <w:rFonts w:hint="default" w:ascii="Symbol" w:hAnsi="Symbol"/>
      </w:rPr>
    </w:lvl>
    <w:lvl w:ilvl="4" w:tplc="55365F1C">
      <w:start w:val="1"/>
      <w:numFmt w:val="bullet"/>
      <w:lvlText w:val="o"/>
      <w:lvlJc w:val="left"/>
      <w:pPr>
        <w:ind w:left="3600" w:hanging="360"/>
      </w:pPr>
      <w:rPr>
        <w:rFonts w:hint="default" w:ascii="Courier New" w:hAnsi="Courier New"/>
      </w:rPr>
    </w:lvl>
    <w:lvl w:ilvl="5" w:tplc="50F42444">
      <w:start w:val="1"/>
      <w:numFmt w:val="bullet"/>
      <w:lvlText w:val=""/>
      <w:lvlJc w:val="left"/>
      <w:pPr>
        <w:ind w:left="4320" w:hanging="360"/>
      </w:pPr>
      <w:rPr>
        <w:rFonts w:hint="default" w:ascii="Wingdings" w:hAnsi="Wingdings"/>
      </w:rPr>
    </w:lvl>
    <w:lvl w:ilvl="6" w:tplc="8772CBA6">
      <w:start w:val="1"/>
      <w:numFmt w:val="bullet"/>
      <w:lvlText w:val=""/>
      <w:lvlJc w:val="left"/>
      <w:pPr>
        <w:ind w:left="5040" w:hanging="360"/>
      </w:pPr>
      <w:rPr>
        <w:rFonts w:hint="default" w:ascii="Symbol" w:hAnsi="Symbol"/>
      </w:rPr>
    </w:lvl>
    <w:lvl w:ilvl="7" w:tplc="30E2BA74">
      <w:start w:val="1"/>
      <w:numFmt w:val="bullet"/>
      <w:lvlText w:val="o"/>
      <w:lvlJc w:val="left"/>
      <w:pPr>
        <w:ind w:left="5760" w:hanging="360"/>
      </w:pPr>
      <w:rPr>
        <w:rFonts w:hint="default" w:ascii="Courier New" w:hAnsi="Courier New"/>
      </w:rPr>
    </w:lvl>
    <w:lvl w:ilvl="8" w:tplc="90E8834A">
      <w:start w:val="1"/>
      <w:numFmt w:val="bullet"/>
      <w:lvlText w:val=""/>
      <w:lvlJc w:val="left"/>
      <w:pPr>
        <w:ind w:left="6480" w:hanging="360"/>
      </w:pPr>
      <w:rPr>
        <w:rFonts w:hint="default" w:ascii="Wingdings" w:hAnsi="Wingdings"/>
      </w:rPr>
    </w:lvl>
  </w:abstractNum>
  <w:abstractNum w:abstractNumId="9" w15:restartNumberingAfterBreak="0">
    <w:nsid w:val="3252A2BE"/>
    <w:multiLevelType w:val="hybridMultilevel"/>
    <w:tmpl w:val="35C665E0"/>
    <w:lvl w:ilvl="0" w:tplc="AFE46706">
      <w:start w:val="1"/>
      <w:numFmt w:val="bullet"/>
      <w:lvlText w:val=""/>
      <w:lvlJc w:val="left"/>
      <w:pPr>
        <w:ind w:left="720" w:hanging="360"/>
      </w:pPr>
      <w:rPr>
        <w:rFonts w:hint="default" w:ascii="Symbol" w:hAnsi="Symbol"/>
      </w:rPr>
    </w:lvl>
    <w:lvl w:ilvl="1" w:tplc="CD640564">
      <w:start w:val="1"/>
      <w:numFmt w:val="bullet"/>
      <w:lvlText w:val="o"/>
      <w:lvlJc w:val="left"/>
      <w:pPr>
        <w:ind w:left="1440" w:hanging="360"/>
      </w:pPr>
      <w:rPr>
        <w:rFonts w:hint="default" w:ascii="Courier New" w:hAnsi="Courier New"/>
      </w:rPr>
    </w:lvl>
    <w:lvl w:ilvl="2" w:tplc="33EC62A2">
      <w:start w:val="1"/>
      <w:numFmt w:val="bullet"/>
      <w:lvlText w:val=""/>
      <w:lvlJc w:val="left"/>
      <w:pPr>
        <w:ind w:left="2160" w:hanging="360"/>
      </w:pPr>
      <w:rPr>
        <w:rFonts w:hint="default" w:ascii="Wingdings" w:hAnsi="Wingdings"/>
      </w:rPr>
    </w:lvl>
    <w:lvl w:ilvl="3" w:tplc="46800B14">
      <w:start w:val="1"/>
      <w:numFmt w:val="bullet"/>
      <w:lvlText w:val=""/>
      <w:lvlJc w:val="left"/>
      <w:pPr>
        <w:ind w:left="2880" w:hanging="360"/>
      </w:pPr>
      <w:rPr>
        <w:rFonts w:hint="default" w:ascii="Symbol" w:hAnsi="Symbol"/>
      </w:rPr>
    </w:lvl>
    <w:lvl w:ilvl="4" w:tplc="428C73BC">
      <w:start w:val="1"/>
      <w:numFmt w:val="bullet"/>
      <w:lvlText w:val="o"/>
      <w:lvlJc w:val="left"/>
      <w:pPr>
        <w:ind w:left="3600" w:hanging="360"/>
      </w:pPr>
      <w:rPr>
        <w:rFonts w:hint="default" w:ascii="Courier New" w:hAnsi="Courier New"/>
      </w:rPr>
    </w:lvl>
    <w:lvl w:ilvl="5" w:tplc="8CAE8D7E">
      <w:start w:val="1"/>
      <w:numFmt w:val="bullet"/>
      <w:lvlText w:val=""/>
      <w:lvlJc w:val="left"/>
      <w:pPr>
        <w:ind w:left="4320" w:hanging="360"/>
      </w:pPr>
      <w:rPr>
        <w:rFonts w:hint="default" w:ascii="Wingdings" w:hAnsi="Wingdings"/>
      </w:rPr>
    </w:lvl>
    <w:lvl w:ilvl="6" w:tplc="A30452B0">
      <w:start w:val="1"/>
      <w:numFmt w:val="bullet"/>
      <w:lvlText w:val=""/>
      <w:lvlJc w:val="left"/>
      <w:pPr>
        <w:ind w:left="5040" w:hanging="360"/>
      </w:pPr>
      <w:rPr>
        <w:rFonts w:hint="default" w:ascii="Symbol" w:hAnsi="Symbol"/>
      </w:rPr>
    </w:lvl>
    <w:lvl w:ilvl="7" w:tplc="C2A4C5BC">
      <w:start w:val="1"/>
      <w:numFmt w:val="bullet"/>
      <w:lvlText w:val="o"/>
      <w:lvlJc w:val="left"/>
      <w:pPr>
        <w:ind w:left="5760" w:hanging="360"/>
      </w:pPr>
      <w:rPr>
        <w:rFonts w:hint="default" w:ascii="Courier New" w:hAnsi="Courier New"/>
      </w:rPr>
    </w:lvl>
    <w:lvl w:ilvl="8" w:tplc="4BA44A8E">
      <w:start w:val="1"/>
      <w:numFmt w:val="bullet"/>
      <w:lvlText w:val=""/>
      <w:lvlJc w:val="left"/>
      <w:pPr>
        <w:ind w:left="6480" w:hanging="360"/>
      </w:pPr>
      <w:rPr>
        <w:rFonts w:hint="default" w:ascii="Wingdings" w:hAnsi="Wingdings"/>
      </w:rPr>
    </w:lvl>
  </w:abstractNum>
  <w:abstractNum w:abstractNumId="10" w15:restartNumberingAfterBreak="0">
    <w:nsid w:val="331830CB"/>
    <w:multiLevelType w:val="hybridMultilevel"/>
    <w:tmpl w:val="8A044DE2"/>
    <w:lvl w:ilvl="0" w:tplc="48240456">
      <w:start w:val="1"/>
      <w:numFmt w:val="bullet"/>
      <w:lvlText w:val=""/>
      <w:lvlJc w:val="left"/>
      <w:pPr>
        <w:ind w:left="720" w:hanging="360"/>
      </w:pPr>
      <w:rPr>
        <w:rFonts w:hint="default" w:ascii="Symbol" w:hAnsi="Symbol"/>
      </w:rPr>
    </w:lvl>
    <w:lvl w:ilvl="1" w:tplc="C5FC0A34">
      <w:start w:val="1"/>
      <w:numFmt w:val="bullet"/>
      <w:lvlText w:val="o"/>
      <w:lvlJc w:val="left"/>
      <w:pPr>
        <w:ind w:left="1440" w:hanging="360"/>
      </w:pPr>
      <w:rPr>
        <w:rFonts w:hint="default" w:ascii="Courier New" w:hAnsi="Courier New"/>
      </w:rPr>
    </w:lvl>
    <w:lvl w:ilvl="2" w:tplc="CB72717A">
      <w:start w:val="1"/>
      <w:numFmt w:val="bullet"/>
      <w:lvlText w:val=""/>
      <w:lvlJc w:val="left"/>
      <w:pPr>
        <w:ind w:left="2160" w:hanging="360"/>
      </w:pPr>
      <w:rPr>
        <w:rFonts w:hint="default" w:ascii="Wingdings" w:hAnsi="Wingdings"/>
      </w:rPr>
    </w:lvl>
    <w:lvl w:ilvl="3" w:tplc="C27EF05C">
      <w:start w:val="1"/>
      <w:numFmt w:val="bullet"/>
      <w:lvlText w:val=""/>
      <w:lvlJc w:val="left"/>
      <w:pPr>
        <w:ind w:left="2880" w:hanging="360"/>
      </w:pPr>
      <w:rPr>
        <w:rFonts w:hint="default" w:ascii="Symbol" w:hAnsi="Symbol"/>
      </w:rPr>
    </w:lvl>
    <w:lvl w:ilvl="4" w:tplc="94E4566C">
      <w:start w:val="1"/>
      <w:numFmt w:val="bullet"/>
      <w:lvlText w:val="o"/>
      <w:lvlJc w:val="left"/>
      <w:pPr>
        <w:ind w:left="3600" w:hanging="360"/>
      </w:pPr>
      <w:rPr>
        <w:rFonts w:hint="default" w:ascii="Courier New" w:hAnsi="Courier New"/>
      </w:rPr>
    </w:lvl>
    <w:lvl w:ilvl="5" w:tplc="E3745B32">
      <w:start w:val="1"/>
      <w:numFmt w:val="bullet"/>
      <w:lvlText w:val=""/>
      <w:lvlJc w:val="left"/>
      <w:pPr>
        <w:ind w:left="4320" w:hanging="360"/>
      </w:pPr>
      <w:rPr>
        <w:rFonts w:hint="default" w:ascii="Wingdings" w:hAnsi="Wingdings"/>
      </w:rPr>
    </w:lvl>
    <w:lvl w:ilvl="6" w:tplc="25E42008">
      <w:start w:val="1"/>
      <w:numFmt w:val="bullet"/>
      <w:lvlText w:val=""/>
      <w:lvlJc w:val="left"/>
      <w:pPr>
        <w:ind w:left="5040" w:hanging="360"/>
      </w:pPr>
      <w:rPr>
        <w:rFonts w:hint="default" w:ascii="Symbol" w:hAnsi="Symbol"/>
      </w:rPr>
    </w:lvl>
    <w:lvl w:ilvl="7" w:tplc="13D4061E">
      <w:start w:val="1"/>
      <w:numFmt w:val="bullet"/>
      <w:lvlText w:val="o"/>
      <w:lvlJc w:val="left"/>
      <w:pPr>
        <w:ind w:left="5760" w:hanging="360"/>
      </w:pPr>
      <w:rPr>
        <w:rFonts w:hint="default" w:ascii="Courier New" w:hAnsi="Courier New"/>
      </w:rPr>
    </w:lvl>
    <w:lvl w:ilvl="8" w:tplc="F9F83B96">
      <w:start w:val="1"/>
      <w:numFmt w:val="bullet"/>
      <w:lvlText w:val=""/>
      <w:lvlJc w:val="left"/>
      <w:pPr>
        <w:ind w:left="6480" w:hanging="360"/>
      </w:pPr>
      <w:rPr>
        <w:rFonts w:hint="default" w:ascii="Wingdings" w:hAnsi="Wingdings"/>
      </w:rPr>
    </w:lvl>
  </w:abstractNum>
  <w:abstractNum w:abstractNumId="11" w15:restartNumberingAfterBreak="0">
    <w:nsid w:val="37364A44"/>
    <w:multiLevelType w:val="hybridMultilevel"/>
    <w:tmpl w:val="8E4A195C"/>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2" w15:restartNumberingAfterBreak="0">
    <w:nsid w:val="39617891"/>
    <w:multiLevelType w:val="hybridMultilevel"/>
    <w:tmpl w:val="7194D14A"/>
    <w:lvl w:ilvl="0" w:tplc="9DDEE426">
      <w:start w:val="1"/>
      <w:numFmt w:val="bullet"/>
      <w:lvlText w:val=""/>
      <w:lvlJc w:val="left"/>
      <w:pPr>
        <w:ind w:left="720" w:hanging="360"/>
      </w:pPr>
      <w:rPr>
        <w:rFonts w:hint="default" w:ascii="Symbol" w:hAnsi="Symbol"/>
      </w:rPr>
    </w:lvl>
    <w:lvl w:ilvl="1" w:tplc="49607DCE">
      <w:start w:val="1"/>
      <w:numFmt w:val="bullet"/>
      <w:lvlText w:val="o"/>
      <w:lvlJc w:val="left"/>
      <w:pPr>
        <w:ind w:left="1440" w:hanging="360"/>
      </w:pPr>
      <w:rPr>
        <w:rFonts w:hint="default" w:ascii="Courier New" w:hAnsi="Courier New"/>
      </w:rPr>
    </w:lvl>
    <w:lvl w:ilvl="2" w:tplc="D4F2D22A">
      <w:start w:val="1"/>
      <w:numFmt w:val="bullet"/>
      <w:lvlText w:val=""/>
      <w:lvlJc w:val="left"/>
      <w:pPr>
        <w:ind w:left="2160" w:hanging="360"/>
      </w:pPr>
      <w:rPr>
        <w:rFonts w:hint="default" w:ascii="Wingdings" w:hAnsi="Wingdings"/>
      </w:rPr>
    </w:lvl>
    <w:lvl w:ilvl="3" w:tplc="39723584">
      <w:start w:val="1"/>
      <w:numFmt w:val="bullet"/>
      <w:lvlText w:val=""/>
      <w:lvlJc w:val="left"/>
      <w:pPr>
        <w:ind w:left="2880" w:hanging="360"/>
      </w:pPr>
      <w:rPr>
        <w:rFonts w:hint="default" w:ascii="Symbol" w:hAnsi="Symbol"/>
      </w:rPr>
    </w:lvl>
    <w:lvl w:ilvl="4" w:tplc="55BA3F98">
      <w:start w:val="1"/>
      <w:numFmt w:val="bullet"/>
      <w:lvlText w:val="o"/>
      <w:lvlJc w:val="left"/>
      <w:pPr>
        <w:ind w:left="3600" w:hanging="360"/>
      </w:pPr>
      <w:rPr>
        <w:rFonts w:hint="default" w:ascii="Courier New" w:hAnsi="Courier New"/>
      </w:rPr>
    </w:lvl>
    <w:lvl w:ilvl="5" w:tplc="1A8CD1F6">
      <w:start w:val="1"/>
      <w:numFmt w:val="bullet"/>
      <w:lvlText w:val=""/>
      <w:lvlJc w:val="left"/>
      <w:pPr>
        <w:ind w:left="4320" w:hanging="360"/>
      </w:pPr>
      <w:rPr>
        <w:rFonts w:hint="default" w:ascii="Wingdings" w:hAnsi="Wingdings"/>
      </w:rPr>
    </w:lvl>
    <w:lvl w:ilvl="6" w:tplc="53E4B9AA">
      <w:start w:val="1"/>
      <w:numFmt w:val="bullet"/>
      <w:lvlText w:val=""/>
      <w:lvlJc w:val="left"/>
      <w:pPr>
        <w:ind w:left="5040" w:hanging="360"/>
      </w:pPr>
      <w:rPr>
        <w:rFonts w:hint="default" w:ascii="Symbol" w:hAnsi="Symbol"/>
      </w:rPr>
    </w:lvl>
    <w:lvl w:ilvl="7" w:tplc="536827CE">
      <w:start w:val="1"/>
      <w:numFmt w:val="bullet"/>
      <w:lvlText w:val="o"/>
      <w:lvlJc w:val="left"/>
      <w:pPr>
        <w:ind w:left="5760" w:hanging="360"/>
      </w:pPr>
      <w:rPr>
        <w:rFonts w:hint="default" w:ascii="Courier New" w:hAnsi="Courier New"/>
      </w:rPr>
    </w:lvl>
    <w:lvl w:ilvl="8" w:tplc="6380A238">
      <w:start w:val="1"/>
      <w:numFmt w:val="bullet"/>
      <w:lvlText w:val=""/>
      <w:lvlJc w:val="left"/>
      <w:pPr>
        <w:ind w:left="6480" w:hanging="360"/>
      </w:pPr>
      <w:rPr>
        <w:rFonts w:hint="default" w:ascii="Wingdings" w:hAnsi="Wingdings"/>
      </w:rPr>
    </w:lvl>
  </w:abstractNum>
  <w:abstractNum w:abstractNumId="13" w15:restartNumberingAfterBreak="0">
    <w:nsid w:val="39FA42DD"/>
    <w:multiLevelType w:val="hybridMultilevel"/>
    <w:tmpl w:val="78F85532"/>
    <w:lvl w:ilvl="0" w:tplc="BE0451A6">
      <w:start w:val="1"/>
      <w:numFmt w:val="bullet"/>
      <w:lvlText w:val=""/>
      <w:lvlJc w:val="left"/>
      <w:pPr>
        <w:ind w:left="720" w:hanging="360"/>
      </w:pPr>
      <w:rPr>
        <w:rFonts w:hint="default" w:ascii="Symbol" w:hAnsi="Symbol"/>
      </w:rPr>
    </w:lvl>
    <w:lvl w:ilvl="1" w:tplc="DBFCE1AE">
      <w:start w:val="1"/>
      <w:numFmt w:val="bullet"/>
      <w:lvlText w:val="o"/>
      <w:lvlJc w:val="left"/>
      <w:pPr>
        <w:ind w:left="1440" w:hanging="360"/>
      </w:pPr>
      <w:rPr>
        <w:rFonts w:hint="default" w:ascii="Courier New" w:hAnsi="Courier New"/>
      </w:rPr>
    </w:lvl>
    <w:lvl w:ilvl="2" w:tplc="5E8A6534">
      <w:start w:val="1"/>
      <w:numFmt w:val="bullet"/>
      <w:lvlText w:val=""/>
      <w:lvlJc w:val="left"/>
      <w:pPr>
        <w:ind w:left="2160" w:hanging="360"/>
      </w:pPr>
      <w:rPr>
        <w:rFonts w:hint="default" w:ascii="Wingdings" w:hAnsi="Wingdings"/>
      </w:rPr>
    </w:lvl>
    <w:lvl w:ilvl="3" w:tplc="D0CCC5F0">
      <w:start w:val="1"/>
      <w:numFmt w:val="bullet"/>
      <w:lvlText w:val=""/>
      <w:lvlJc w:val="left"/>
      <w:pPr>
        <w:ind w:left="2880" w:hanging="360"/>
      </w:pPr>
      <w:rPr>
        <w:rFonts w:hint="default" w:ascii="Symbol" w:hAnsi="Symbol"/>
      </w:rPr>
    </w:lvl>
    <w:lvl w:ilvl="4" w:tplc="180AA678">
      <w:start w:val="1"/>
      <w:numFmt w:val="bullet"/>
      <w:lvlText w:val="o"/>
      <w:lvlJc w:val="left"/>
      <w:pPr>
        <w:ind w:left="3600" w:hanging="360"/>
      </w:pPr>
      <w:rPr>
        <w:rFonts w:hint="default" w:ascii="Courier New" w:hAnsi="Courier New"/>
      </w:rPr>
    </w:lvl>
    <w:lvl w:ilvl="5" w:tplc="F1061390">
      <w:start w:val="1"/>
      <w:numFmt w:val="bullet"/>
      <w:lvlText w:val=""/>
      <w:lvlJc w:val="left"/>
      <w:pPr>
        <w:ind w:left="4320" w:hanging="360"/>
      </w:pPr>
      <w:rPr>
        <w:rFonts w:hint="default" w:ascii="Wingdings" w:hAnsi="Wingdings"/>
      </w:rPr>
    </w:lvl>
    <w:lvl w:ilvl="6" w:tplc="02A6FE14">
      <w:start w:val="1"/>
      <w:numFmt w:val="bullet"/>
      <w:lvlText w:val=""/>
      <w:lvlJc w:val="left"/>
      <w:pPr>
        <w:ind w:left="5040" w:hanging="360"/>
      </w:pPr>
      <w:rPr>
        <w:rFonts w:hint="default" w:ascii="Symbol" w:hAnsi="Symbol"/>
      </w:rPr>
    </w:lvl>
    <w:lvl w:ilvl="7" w:tplc="E988A360">
      <w:start w:val="1"/>
      <w:numFmt w:val="bullet"/>
      <w:lvlText w:val="o"/>
      <w:lvlJc w:val="left"/>
      <w:pPr>
        <w:ind w:left="5760" w:hanging="360"/>
      </w:pPr>
      <w:rPr>
        <w:rFonts w:hint="default" w:ascii="Courier New" w:hAnsi="Courier New"/>
      </w:rPr>
    </w:lvl>
    <w:lvl w:ilvl="8" w:tplc="498258C4">
      <w:start w:val="1"/>
      <w:numFmt w:val="bullet"/>
      <w:lvlText w:val=""/>
      <w:lvlJc w:val="left"/>
      <w:pPr>
        <w:ind w:left="6480" w:hanging="360"/>
      </w:pPr>
      <w:rPr>
        <w:rFonts w:hint="default" w:ascii="Wingdings" w:hAnsi="Wingdings"/>
      </w:rPr>
    </w:lvl>
  </w:abstractNum>
  <w:abstractNum w:abstractNumId="14" w15:restartNumberingAfterBreak="0">
    <w:nsid w:val="3D56CB02"/>
    <w:multiLevelType w:val="hybridMultilevel"/>
    <w:tmpl w:val="459A9734"/>
    <w:lvl w:ilvl="0" w:tplc="4EA6C24C">
      <w:start w:val="1"/>
      <w:numFmt w:val="bullet"/>
      <w:lvlText w:val=""/>
      <w:lvlJc w:val="left"/>
      <w:pPr>
        <w:ind w:left="720" w:hanging="360"/>
      </w:pPr>
      <w:rPr>
        <w:rFonts w:hint="default" w:ascii="Symbol" w:hAnsi="Symbol"/>
      </w:rPr>
    </w:lvl>
    <w:lvl w:ilvl="1" w:tplc="54CC76E0">
      <w:start w:val="1"/>
      <w:numFmt w:val="bullet"/>
      <w:lvlText w:val="o"/>
      <w:lvlJc w:val="left"/>
      <w:pPr>
        <w:ind w:left="1440" w:hanging="360"/>
      </w:pPr>
      <w:rPr>
        <w:rFonts w:hint="default" w:ascii="Courier New" w:hAnsi="Courier New"/>
      </w:rPr>
    </w:lvl>
    <w:lvl w:ilvl="2" w:tplc="F30A4632">
      <w:start w:val="1"/>
      <w:numFmt w:val="bullet"/>
      <w:lvlText w:val=""/>
      <w:lvlJc w:val="left"/>
      <w:pPr>
        <w:ind w:left="2160" w:hanging="360"/>
      </w:pPr>
      <w:rPr>
        <w:rFonts w:hint="default" w:ascii="Wingdings" w:hAnsi="Wingdings"/>
      </w:rPr>
    </w:lvl>
    <w:lvl w:ilvl="3" w:tplc="546C0BEC">
      <w:start w:val="1"/>
      <w:numFmt w:val="bullet"/>
      <w:lvlText w:val=""/>
      <w:lvlJc w:val="left"/>
      <w:pPr>
        <w:ind w:left="2880" w:hanging="360"/>
      </w:pPr>
      <w:rPr>
        <w:rFonts w:hint="default" w:ascii="Symbol" w:hAnsi="Symbol"/>
      </w:rPr>
    </w:lvl>
    <w:lvl w:ilvl="4" w:tplc="DB503EEA">
      <w:start w:val="1"/>
      <w:numFmt w:val="bullet"/>
      <w:lvlText w:val="o"/>
      <w:lvlJc w:val="left"/>
      <w:pPr>
        <w:ind w:left="3600" w:hanging="360"/>
      </w:pPr>
      <w:rPr>
        <w:rFonts w:hint="default" w:ascii="Courier New" w:hAnsi="Courier New"/>
      </w:rPr>
    </w:lvl>
    <w:lvl w:ilvl="5" w:tplc="F34E9B8C">
      <w:start w:val="1"/>
      <w:numFmt w:val="bullet"/>
      <w:lvlText w:val=""/>
      <w:lvlJc w:val="left"/>
      <w:pPr>
        <w:ind w:left="4320" w:hanging="360"/>
      </w:pPr>
      <w:rPr>
        <w:rFonts w:hint="default" w:ascii="Wingdings" w:hAnsi="Wingdings"/>
      </w:rPr>
    </w:lvl>
    <w:lvl w:ilvl="6" w:tplc="DF72BADE">
      <w:start w:val="1"/>
      <w:numFmt w:val="bullet"/>
      <w:lvlText w:val=""/>
      <w:lvlJc w:val="left"/>
      <w:pPr>
        <w:ind w:left="5040" w:hanging="360"/>
      </w:pPr>
      <w:rPr>
        <w:rFonts w:hint="default" w:ascii="Symbol" w:hAnsi="Symbol"/>
      </w:rPr>
    </w:lvl>
    <w:lvl w:ilvl="7" w:tplc="5E1E076A">
      <w:start w:val="1"/>
      <w:numFmt w:val="bullet"/>
      <w:lvlText w:val="o"/>
      <w:lvlJc w:val="left"/>
      <w:pPr>
        <w:ind w:left="5760" w:hanging="360"/>
      </w:pPr>
      <w:rPr>
        <w:rFonts w:hint="default" w:ascii="Courier New" w:hAnsi="Courier New"/>
      </w:rPr>
    </w:lvl>
    <w:lvl w:ilvl="8" w:tplc="E68ABB04">
      <w:start w:val="1"/>
      <w:numFmt w:val="bullet"/>
      <w:lvlText w:val=""/>
      <w:lvlJc w:val="left"/>
      <w:pPr>
        <w:ind w:left="6480" w:hanging="360"/>
      </w:pPr>
      <w:rPr>
        <w:rFonts w:hint="default" w:ascii="Wingdings" w:hAnsi="Wingdings"/>
      </w:rPr>
    </w:lvl>
  </w:abstractNum>
  <w:abstractNum w:abstractNumId="15" w15:restartNumberingAfterBreak="0">
    <w:nsid w:val="3DD406AE"/>
    <w:multiLevelType w:val="hybridMultilevel"/>
    <w:tmpl w:val="BF50E030"/>
    <w:lvl w:ilvl="0" w:tplc="33220FE6">
      <w:start w:val="1"/>
      <w:numFmt w:val="bullet"/>
      <w:lvlText w:val=""/>
      <w:lvlJc w:val="left"/>
      <w:pPr>
        <w:ind w:left="720" w:hanging="360"/>
      </w:pPr>
      <w:rPr>
        <w:rFonts w:hint="default" w:ascii="Symbol" w:hAnsi="Symbol"/>
      </w:rPr>
    </w:lvl>
    <w:lvl w:ilvl="1" w:tplc="3EA48A8C">
      <w:start w:val="1"/>
      <w:numFmt w:val="bullet"/>
      <w:lvlText w:val="o"/>
      <w:lvlJc w:val="left"/>
      <w:pPr>
        <w:ind w:left="1440" w:hanging="360"/>
      </w:pPr>
      <w:rPr>
        <w:rFonts w:hint="default" w:ascii="Courier New" w:hAnsi="Courier New"/>
      </w:rPr>
    </w:lvl>
    <w:lvl w:ilvl="2" w:tplc="7CA8BFB0">
      <w:start w:val="1"/>
      <w:numFmt w:val="bullet"/>
      <w:lvlText w:val=""/>
      <w:lvlJc w:val="left"/>
      <w:pPr>
        <w:ind w:left="2160" w:hanging="360"/>
      </w:pPr>
      <w:rPr>
        <w:rFonts w:hint="default" w:ascii="Wingdings" w:hAnsi="Wingdings"/>
      </w:rPr>
    </w:lvl>
    <w:lvl w:ilvl="3" w:tplc="6F14BF94">
      <w:start w:val="1"/>
      <w:numFmt w:val="bullet"/>
      <w:lvlText w:val=""/>
      <w:lvlJc w:val="left"/>
      <w:pPr>
        <w:ind w:left="2880" w:hanging="360"/>
      </w:pPr>
      <w:rPr>
        <w:rFonts w:hint="default" w:ascii="Symbol" w:hAnsi="Symbol"/>
      </w:rPr>
    </w:lvl>
    <w:lvl w:ilvl="4" w:tplc="34C4B544">
      <w:start w:val="1"/>
      <w:numFmt w:val="bullet"/>
      <w:lvlText w:val="o"/>
      <w:lvlJc w:val="left"/>
      <w:pPr>
        <w:ind w:left="3600" w:hanging="360"/>
      </w:pPr>
      <w:rPr>
        <w:rFonts w:hint="default" w:ascii="Courier New" w:hAnsi="Courier New"/>
      </w:rPr>
    </w:lvl>
    <w:lvl w:ilvl="5" w:tplc="9FB2EAF0">
      <w:start w:val="1"/>
      <w:numFmt w:val="bullet"/>
      <w:lvlText w:val=""/>
      <w:lvlJc w:val="left"/>
      <w:pPr>
        <w:ind w:left="4320" w:hanging="360"/>
      </w:pPr>
      <w:rPr>
        <w:rFonts w:hint="default" w:ascii="Wingdings" w:hAnsi="Wingdings"/>
      </w:rPr>
    </w:lvl>
    <w:lvl w:ilvl="6" w:tplc="A6C8B364">
      <w:start w:val="1"/>
      <w:numFmt w:val="bullet"/>
      <w:lvlText w:val=""/>
      <w:lvlJc w:val="left"/>
      <w:pPr>
        <w:ind w:left="5040" w:hanging="360"/>
      </w:pPr>
      <w:rPr>
        <w:rFonts w:hint="default" w:ascii="Symbol" w:hAnsi="Symbol"/>
      </w:rPr>
    </w:lvl>
    <w:lvl w:ilvl="7" w:tplc="B8CE5570">
      <w:start w:val="1"/>
      <w:numFmt w:val="bullet"/>
      <w:lvlText w:val="o"/>
      <w:lvlJc w:val="left"/>
      <w:pPr>
        <w:ind w:left="5760" w:hanging="360"/>
      </w:pPr>
      <w:rPr>
        <w:rFonts w:hint="default" w:ascii="Courier New" w:hAnsi="Courier New"/>
      </w:rPr>
    </w:lvl>
    <w:lvl w:ilvl="8" w:tplc="1A0CA578">
      <w:start w:val="1"/>
      <w:numFmt w:val="bullet"/>
      <w:lvlText w:val=""/>
      <w:lvlJc w:val="left"/>
      <w:pPr>
        <w:ind w:left="6480" w:hanging="360"/>
      </w:pPr>
      <w:rPr>
        <w:rFonts w:hint="default" w:ascii="Wingdings" w:hAnsi="Wingdings"/>
      </w:rPr>
    </w:lvl>
  </w:abstractNum>
  <w:abstractNum w:abstractNumId="16" w15:restartNumberingAfterBreak="0">
    <w:nsid w:val="4116A91B"/>
    <w:multiLevelType w:val="hybridMultilevel"/>
    <w:tmpl w:val="B602FADA"/>
    <w:lvl w:ilvl="0" w:tplc="31ECAA7E">
      <w:start w:val="1"/>
      <w:numFmt w:val="bullet"/>
      <w:lvlText w:val=""/>
      <w:lvlJc w:val="left"/>
      <w:pPr>
        <w:ind w:left="720" w:hanging="360"/>
      </w:pPr>
      <w:rPr>
        <w:rFonts w:hint="default" w:ascii="Symbol" w:hAnsi="Symbol"/>
      </w:rPr>
    </w:lvl>
    <w:lvl w:ilvl="1" w:tplc="2870B98C">
      <w:start w:val="1"/>
      <w:numFmt w:val="bullet"/>
      <w:lvlText w:val="o"/>
      <w:lvlJc w:val="left"/>
      <w:pPr>
        <w:ind w:left="1440" w:hanging="360"/>
      </w:pPr>
      <w:rPr>
        <w:rFonts w:hint="default" w:ascii="Courier New" w:hAnsi="Courier New"/>
      </w:rPr>
    </w:lvl>
    <w:lvl w:ilvl="2" w:tplc="B1AEFF3E">
      <w:start w:val="1"/>
      <w:numFmt w:val="bullet"/>
      <w:lvlText w:val=""/>
      <w:lvlJc w:val="left"/>
      <w:pPr>
        <w:ind w:left="2160" w:hanging="360"/>
      </w:pPr>
      <w:rPr>
        <w:rFonts w:hint="default" w:ascii="Wingdings" w:hAnsi="Wingdings"/>
      </w:rPr>
    </w:lvl>
    <w:lvl w:ilvl="3" w:tplc="AC3CE556">
      <w:start w:val="1"/>
      <w:numFmt w:val="bullet"/>
      <w:lvlText w:val=""/>
      <w:lvlJc w:val="left"/>
      <w:pPr>
        <w:ind w:left="2880" w:hanging="360"/>
      </w:pPr>
      <w:rPr>
        <w:rFonts w:hint="default" w:ascii="Symbol" w:hAnsi="Symbol"/>
      </w:rPr>
    </w:lvl>
    <w:lvl w:ilvl="4" w:tplc="ACB4FF46">
      <w:start w:val="1"/>
      <w:numFmt w:val="bullet"/>
      <w:lvlText w:val="o"/>
      <w:lvlJc w:val="left"/>
      <w:pPr>
        <w:ind w:left="3600" w:hanging="360"/>
      </w:pPr>
      <w:rPr>
        <w:rFonts w:hint="default" w:ascii="Courier New" w:hAnsi="Courier New"/>
      </w:rPr>
    </w:lvl>
    <w:lvl w:ilvl="5" w:tplc="CF2C66BE">
      <w:start w:val="1"/>
      <w:numFmt w:val="bullet"/>
      <w:lvlText w:val=""/>
      <w:lvlJc w:val="left"/>
      <w:pPr>
        <w:ind w:left="4320" w:hanging="360"/>
      </w:pPr>
      <w:rPr>
        <w:rFonts w:hint="default" w:ascii="Wingdings" w:hAnsi="Wingdings"/>
      </w:rPr>
    </w:lvl>
    <w:lvl w:ilvl="6" w:tplc="13F62178">
      <w:start w:val="1"/>
      <w:numFmt w:val="bullet"/>
      <w:lvlText w:val=""/>
      <w:lvlJc w:val="left"/>
      <w:pPr>
        <w:ind w:left="5040" w:hanging="360"/>
      </w:pPr>
      <w:rPr>
        <w:rFonts w:hint="default" w:ascii="Symbol" w:hAnsi="Symbol"/>
      </w:rPr>
    </w:lvl>
    <w:lvl w:ilvl="7" w:tplc="4F1C654E">
      <w:start w:val="1"/>
      <w:numFmt w:val="bullet"/>
      <w:lvlText w:val="o"/>
      <w:lvlJc w:val="left"/>
      <w:pPr>
        <w:ind w:left="5760" w:hanging="360"/>
      </w:pPr>
      <w:rPr>
        <w:rFonts w:hint="default" w:ascii="Courier New" w:hAnsi="Courier New"/>
      </w:rPr>
    </w:lvl>
    <w:lvl w:ilvl="8" w:tplc="CAACA5D2">
      <w:start w:val="1"/>
      <w:numFmt w:val="bullet"/>
      <w:lvlText w:val=""/>
      <w:lvlJc w:val="left"/>
      <w:pPr>
        <w:ind w:left="6480" w:hanging="360"/>
      </w:pPr>
      <w:rPr>
        <w:rFonts w:hint="default" w:ascii="Wingdings" w:hAnsi="Wingdings"/>
      </w:rPr>
    </w:lvl>
  </w:abstractNum>
  <w:abstractNum w:abstractNumId="17" w15:restartNumberingAfterBreak="0">
    <w:nsid w:val="4127D71B"/>
    <w:multiLevelType w:val="hybridMultilevel"/>
    <w:tmpl w:val="38AED45E"/>
    <w:lvl w:ilvl="0" w:tplc="9EF6D680">
      <w:start w:val="1"/>
      <w:numFmt w:val="bullet"/>
      <w:lvlText w:val=""/>
      <w:lvlJc w:val="left"/>
      <w:pPr>
        <w:ind w:left="720" w:hanging="360"/>
      </w:pPr>
      <w:rPr>
        <w:rFonts w:hint="default" w:ascii="Symbol" w:hAnsi="Symbol"/>
      </w:rPr>
    </w:lvl>
    <w:lvl w:ilvl="1" w:tplc="951273EE">
      <w:start w:val="1"/>
      <w:numFmt w:val="bullet"/>
      <w:lvlText w:val="o"/>
      <w:lvlJc w:val="left"/>
      <w:pPr>
        <w:ind w:left="1440" w:hanging="360"/>
      </w:pPr>
      <w:rPr>
        <w:rFonts w:hint="default" w:ascii="Courier New" w:hAnsi="Courier New"/>
      </w:rPr>
    </w:lvl>
    <w:lvl w:ilvl="2" w:tplc="F92E0B5C">
      <w:start w:val="1"/>
      <w:numFmt w:val="bullet"/>
      <w:lvlText w:val=""/>
      <w:lvlJc w:val="left"/>
      <w:pPr>
        <w:ind w:left="2160" w:hanging="360"/>
      </w:pPr>
      <w:rPr>
        <w:rFonts w:hint="default" w:ascii="Wingdings" w:hAnsi="Wingdings"/>
      </w:rPr>
    </w:lvl>
    <w:lvl w:ilvl="3" w:tplc="4A201EFC">
      <w:start w:val="1"/>
      <w:numFmt w:val="bullet"/>
      <w:lvlText w:val=""/>
      <w:lvlJc w:val="left"/>
      <w:pPr>
        <w:ind w:left="2880" w:hanging="360"/>
      </w:pPr>
      <w:rPr>
        <w:rFonts w:hint="default" w:ascii="Symbol" w:hAnsi="Symbol"/>
      </w:rPr>
    </w:lvl>
    <w:lvl w:ilvl="4" w:tplc="31F876F4">
      <w:start w:val="1"/>
      <w:numFmt w:val="bullet"/>
      <w:lvlText w:val="o"/>
      <w:lvlJc w:val="left"/>
      <w:pPr>
        <w:ind w:left="3600" w:hanging="360"/>
      </w:pPr>
      <w:rPr>
        <w:rFonts w:hint="default" w:ascii="Courier New" w:hAnsi="Courier New"/>
      </w:rPr>
    </w:lvl>
    <w:lvl w:ilvl="5" w:tplc="FC444ACE">
      <w:start w:val="1"/>
      <w:numFmt w:val="bullet"/>
      <w:lvlText w:val=""/>
      <w:lvlJc w:val="left"/>
      <w:pPr>
        <w:ind w:left="4320" w:hanging="360"/>
      </w:pPr>
      <w:rPr>
        <w:rFonts w:hint="default" w:ascii="Wingdings" w:hAnsi="Wingdings"/>
      </w:rPr>
    </w:lvl>
    <w:lvl w:ilvl="6" w:tplc="481487A8">
      <w:start w:val="1"/>
      <w:numFmt w:val="bullet"/>
      <w:lvlText w:val=""/>
      <w:lvlJc w:val="left"/>
      <w:pPr>
        <w:ind w:left="5040" w:hanging="360"/>
      </w:pPr>
      <w:rPr>
        <w:rFonts w:hint="default" w:ascii="Symbol" w:hAnsi="Symbol"/>
      </w:rPr>
    </w:lvl>
    <w:lvl w:ilvl="7" w:tplc="B8DC6578">
      <w:start w:val="1"/>
      <w:numFmt w:val="bullet"/>
      <w:lvlText w:val="o"/>
      <w:lvlJc w:val="left"/>
      <w:pPr>
        <w:ind w:left="5760" w:hanging="360"/>
      </w:pPr>
      <w:rPr>
        <w:rFonts w:hint="default" w:ascii="Courier New" w:hAnsi="Courier New"/>
      </w:rPr>
    </w:lvl>
    <w:lvl w:ilvl="8" w:tplc="0E76491A">
      <w:start w:val="1"/>
      <w:numFmt w:val="bullet"/>
      <w:lvlText w:val=""/>
      <w:lvlJc w:val="left"/>
      <w:pPr>
        <w:ind w:left="6480" w:hanging="360"/>
      </w:pPr>
      <w:rPr>
        <w:rFonts w:hint="default" w:ascii="Wingdings" w:hAnsi="Wingdings"/>
      </w:rPr>
    </w:lvl>
  </w:abstractNum>
  <w:abstractNum w:abstractNumId="18" w15:restartNumberingAfterBreak="0">
    <w:nsid w:val="446B9F8B"/>
    <w:multiLevelType w:val="hybridMultilevel"/>
    <w:tmpl w:val="3970F704"/>
    <w:lvl w:ilvl="0" w:tplc="F0AC8C8C">
      <w:start w:val="1"/>
      <w:numFmt w:val="bullet"/>
      <w:lvlText w:val=""/>
      <w:lvlJc w:val="left"/>
      <w:pPr>
        <w:ind w:left="720" w:hanging="360"/>
      </w:pPr>
      <w:rPr>
        <w:rFonts w:hint="default" w:ascii="Symbol" w:hAnsi="Symbol"/>
      </w:rPr>
    </w:lvl>
    <w:lvl w:ilvl="1" w:tplc="6A860E98">
      <w:start w:val="1"/>
      <w:numFmt w:val="bullet"/>
      <w:lvlText w:val="o"/>
      <w:lvlJc w:val="left"/>
      <w:pPr>
        <w:ind w:left="1440" w:hanging="360"/>
      </w:pPr>
      <w:rPr>
        <w:rFonts w:hint="default" w:ascii="Courier New" w:hAnsi="Courier New"/>
      </w:rPr>
    </w:lvl>
    <w:lvl w:ilvl="2" w:tplc="557ABCA2">
      <w:start w:val="1"/>
      <w:numFmt w:val="bullet"/>
      <w:lvlText w:val=""/>
      <w:lvlJc w:val="left"/>
      <w:pPr>
        <w:ind w:left="2160" w:hanging="360"/>
      </w:pPr>
      <w:rPr>
        <w:rFonts w:hint="default" w:ascii="Wingdings" w:hAnsi="Wingdings"/>
      </w:rPr>
    </w:lvl>
    <w:lvl w:ilvl="3" w:tplc="0562B8E0">
      <w:start w:val="1"/>
      <w:numFmt w:val="bullet"/>
      <w:lvlText w:val=""/>
      <w:lvlJc w:val="left"/>
      <w:pPr>
        <w:ind w:left="2880" w:hanging="360"/>
      </w:pPr>
      <w:rPr>
        <w:rFonts w:hint="default" w:ascii="Symbol" w:hAnsi="Symbol"/>
      </w:rPr>
    </w:lvl>
    <w:lvl w:ilvl="4" w:tplc="D842D5E0">
      <w:start w:val="1"/>
      <w:numFmt w:val="bullet"/>
      <w:lvlText w:val="o"/>
      <w:lvlJc w:val="left"/>
      <w:pPr>
        <w:ind w:left="3600" w:hanging="360"/>
      </w:pPr>
      <w:rPr>
        <w:rFonts w:hint="default" w:ascii="Courier New" w:hAnsi="Courier New"/>
      </w:rPr>
    </w:lvl>
    <w:lvl w:ilvl="5" w:tplc="8034DD38">
      <w:start w:val="1"/>
      <w:numFmt w:val="bullet"/>
      <w:lvlText w:val=""/>
      <w:lvlJc w:val="left"/>
      <w:pPr>
        <w:ind w:left="4320" w:hanging="360"/>
      </w:pPr>
      <w:rPr>
        <w:rFonts w:hint="default" w:ascii="Wingdings" w:hAnsi="Wingdings"/>
      </w:rPr>
    </w:lvl>
    <w:lvl w:ilvl="6" w:tplc="5D309064">
      <w:start w:val="1"/>
      <w:numFmt w:val="bullet"/>
      <w:lvlText w:val=""/>
      <w:lvlJc w:val="left"/>
      <w:pPr>
        <w:ind w:left="5040" w:hanging="360"/>
      </w:pPr>
      <w:rPr>
        <w:rFonts w:hint="default" w:ascii="Symbol" w:hAnsi="Symbol"/>
      </w:rPr>
    </w:lvl>
    <w:lvl w:ilvl="7" w:tplc="B408075A">
      <w:start w:val="1"/>
      <w:numFmt w:val="bullet"/>
      <w:lvlText w:val="o"/>
      <w:lvlJc w:val="left"/>
      <w:pPr>
        <w:ind w:left="5760" w:hanging="360"/>
      </w:pPr>
      <w:rPr>
        <w:rFonts w:hint="default" w:ascii="Courier New" w:hAnsi="Courier New"/>
      </w:rPr>
    </w:lvl>
    <w:lvl w:ilvl="8" w:tplc="4404CF7E">
      <w:start w:val="1"/>
      <w:numFmt w:val="bullet"/>
      <w:lvlText w:val=""/>
      <w:lvlJc w:val="left"/>
      <w:pPr>
        <w:ind w:left="6480" w:hanging="360"/>
      </w:pPr>
      <w:rPr>
        <w:rFonts w:hint="default" w:ascii="Wingdings" w:hAnsi="Wingdings"/>
      </w:rPr>
    </w:lvl>
  </w:abstractNum>
  <w:abstractNum w:abstractNumId="19" w15:restartNumberingAfterBreak="0">
    <w:nsid w:val="51989148"/>
    <w:multiLevelType w:val="hybridMultilevel"/>
    <w:tmpl w:val="51103A88"/>
    <w:lvl w:ilvl="0" w:tplc="C37ABD8C">
      <w:start w:val="1"/>
      <w:numFmt w:val="bullet"/>
      <w:lvlText w:val=""/>
      <w:lvlJc w:val="left"/>
      <w:pPr>
        <w:ind w:left="720" w:hanging="360"/>
      </w:pPr>
      <w:rPr>
        <w:rFonts w:hint="default" w:ascii="Symbol" w:hAnsi="Symbol"/>
      </w:rPr>
    </w:lvl>
    <w:lvl w:ilvl="1" w:tplc="3E9C759E">
      <w:start w:val="1"/>
      <w:numFmt w:val="bullet"/>
      <w:lvlText w:val="o"/>
      <w:lvlJc w:val="left"/>
      <w:pPr>
        <w:ind w:left="1440" w:hanging="360"/>
      </w:pPr>
      <w:rPr>
        <w:rFonts w:hint="default" w:ascii="Courier New" w:hAnsi="Courier New"/>
      </w:rPr>
    </w:lvl>
    <w:lvl w:ilvl="2" w:tplc="93CC87D2">
      <w:start w:val="1"/>
      <w:numFmt w:val="bullet"/>
      <w:lvlText w:val=""/>
      <w:lvlJc w:val="left"/>
      <w:pPr>
        <w:ind w:left="2160" w:hanging="360"/>
      </w:pPr>
      <w:rPr>
        <w:rFonts w:hint="default" w:ascii="Wingdings" w:hAnsi="Wingdings"/>
      </w:rPr>
    </w:lvl>
    <w:lvl w:ilvl="3" w:tplc="14FA25C0">
      <w:start w:val="1"/>
      <w:numFmt w:val="bullet"/>
      <w:lvlText w:val=""/>
      <w:lvlJc w:val="left"/>
      <w:pPr>
        <w:ind w:left="2880" w:hanging="360"/>
      </w:pPr>
      <w:rPr>
        <w:rFonts w:hint="default" w:ascii="Symbol" w:hAnsi="Symbol"/>
      </w:rPr>
    </w:lvl>
    <w:lvl w:ilvl="4" w:tplc="BFCCACFA">
      <w:start w:val="1"/>
      <w:numFmt w:val="bullet"/>
      <w:lvlText w:val="o"/>
      <w:lvlJc w:val="left"/>
      <w:pPr>
        <w:ind w:left="3600" w:hanging="360"/>
      </w:pPr>
      <w:rPr>
        <w:rFonts w:hint="default" w:ascii="Courier New" w:hAnsi="Courier New"/>
      </w:rPr>
    </w:lvl>
    <w:lvl w:ilvl="5" w:tplc="79949D3C">
      <w:start w:val="1"/>
      <w:numFmt w:val="bullet"/>
      <w:lvlText w:val=""/>
      <w:lvlJc w:val="left"/>
      <w:pPr>
        <w:ind w:left="4320" w:hanging="360"/>
      </w:pPr>
      <w:rPr>
        <w:rFonts w:hint="default" w:ascii="Wingdings" w:hAnsi="Wingdings"/>
      </w:rPr>
    </w:lvl>
    <w:lvl w:ilvl="6" w:tplc="81E017A2">
      <w:start w:val="1"/>
      <w:numFmt w:val="bullet"/>
      <w:lvlText w:val=""/>
      <w:lvlJc w:val="left"/>
      <w:pPr>
        <w:ind w:left="5040" w:hanging="360"/>
      </w:pPr>
      <w:rPr>
        <w:rFonts w:hint="default" w:ascii="Symbol" w:hAnsi="Symbol"/>
      </w:rPr>
    </w:lvl>
    <w:lvl w:ilvl="7" w:tplc="21946D30">
      <w:start w:val="1"/>
      <w:numFmt w:val="bullet"/>
      <w:lvlText w:val="o"/>
      <w:lvlJc w:val="left"/>
      <w:pPr>
        <w:ind w:left="5760" w:hanging="360"/>
      </w:pPr>
      <w:rPr>
        <w:rFonts w:hint="default" w:ascii="Courier New" w:hAnsi="Courier New"/>
      </w:rPr>
    </w:lvl>
    <w:lvl w:ilvl="8" w:tplc="518852DA">
      <w:start w:val="1"/>
      <w:numFmt w:val="bullet"/>
      <w:lvlText w:val=""/>
      <w:lvlJc w:val="left"/>
      <w:pPr>
        <w:ind w:left="6480" w:hanging="360"/>
      </w:pPr>
      <w:rPr>
        <w:rFonts w:hint="default" w:ascii="Wingdings" w:hAnsi="Wingdings"/>
      </w:rPr>
    </w:lvl>
  </w:abstractNum>
  <w:abstractNum w:abstractNumId="20" w15:restartNumberingAfterBreak="0">
    <w:nsid w:val="51C55D9A"/>
    <w:multiLevelType w:val="hybridMultilevel"/>
    <w:tmpl w:val="DB98D478"/>
    <w:lvl w:ilvl="0" w:tplc="A874EA40">
      <w:start w:val="1"/>
      <w:numFmt w:val="bullet"/>
      <w:lvlText w:val=""/>
      <w:lvlJc w:val="left"/>
      <w:pPr>
        <w:ind w:left="720" w:hanging="360"/>
      </w:pPr>
      <w:rPr>
        <w:rFonts w:hint="default" w:ascii="Symbol" w:hAnsi="Symbol"/>
      </w:rPr>
    </w:lvl>
    <w:lvl w:ilvl="1" w:tplc="59A6A6B6">
      <w:start w:val="1"/>
      <w:numFmt w:val="bullet"/>
      <w:lvlText w:val="o"/>
      <w:lvlJc w:val="left"/>
      <w:pPr>
        <w:ind w:left="1440" w:hanging="360"/>
      </w:pPr>
      <w:rPr>
        <w:rFonts w:hint="default" w:ascii="Courier New" w:hAnsi="Courier New"/>
      </w:rPr>
    </w:lvl>
    <w:lvl w:ilvl="2" w:tplc="3A38C472">
      <w:start w:val="1"/>
      <w:numFmt w:val="bullet"/>
      <w:lvlText w:val=""/>
      <w:lvlJc w:val="left"/>
      <w:pPr>
        <w:ind w:left="2160" w:hanging="360"/>
      </w:pPr>
      <w:rPr>
        <w:rFonts w:hint="default" w:ascii="Wingdings" w:hAnsi="Wingdings"/>
      </w:rPr>
    </w:lvl>
    <w:lvl w:ilvl="3" w:tplc="D24A0988">
      <w:start w:val="1"/>
      <w:numFmt w:val="bullet"/>
      <w:lvlText w:val=""/>
      <w:lvlJc w:val="left"/>
      <w:pPr>
        <w:ind w:left="2880" w:hanging="360"/>
      </w:pPr>
      <w:rPr>
        <w:rFonts w:hint="default" w:ascii="Symbol" w:hAnsi="Symbol"/>
      </w:rPr>
    </w:lvl>
    <w:lvl w:ilvl="4" w:tplc="15549724">
      <w:start w:val="1"/>
      <w:numFmt w:val="bullet"/>
      <w:lvlText w:val="o"/>
      <w:lvlJc w:val="left"/>
      <w:pPr>
        <w:ind w:left="3600" w:hanging="360"/>
      </w:pPr>
      <w:rPr>
        <w:rFonts w:hint="default" w:ascii="Courier New" w:hAnsi="Courier New"/>
      </w:rPr>
    </w:lvl>
    <w:lvl w:ilvl="5" w:tplc="BA70D6C4">
      <w:start w:val="1"/>
      <w:numFmt w:val="bullet"/>
      <w:lvlText w:val=""/>
      <w:lvlJc w:val="left"/>
      <w:pPr>
        <w:ind w:left="4320" w:hanging="360"/>
      </w:pPr>
      <w:rPr>
        <w:rFonts w:hint="default" w:ascii="Wingdings" w:hAnsi="Wingdings"/>
      </w:rPr>
    </w:lvl>
    <w:lvl w:ilvl="6" w:tplc="AAF4E10A">
      <w:start w:val="1"/>
      <w:numFmt w:val="bullet"/>
      <w:lvlText w:val=""/>
      <w:lvlJc w:val="left"/>
      <w:pPr>
        <w:ind w:left="5040" w:hanging="360"/>
      </w:pPr>
      <w:rPr>
        <w:rFonts w:hint="default" w:ascii="Symbol" w:hAnsi="Symbol"/>
      </w:rPr>
    </w:lvl>
    <w:lvl w:ilvl="7" w:tplc="EA6851F6">
      <w:start w:val="1"/>
      <w:numFmt w:val="bullet"/>
      <w:lvlText w:val="o"/>
      <w:lvlJc w:val="left"/>
      <w:pPr>
        <w:ind w:left="5760" w:hanging="360"/>
      </w:pPr>
      <w:rPr>
        <w:rFonts w:hint="default" w:ascii="Courier New" w:hAnsi="Courier New"/>
      </w:rPr>
    </w:lvl>
    <w:lvl w:ilvl="8" w:tplc="A4980DE0">
      <w:start w:val="1"/>
      <w:numFmt w:val="bullet"/>
      <w:lvlText w:val=""/>
      <w:lvlJc w:val="left"/>
      <w:pPr>
        <w:ind w:left="6480" w:hanging="360"/>
      </w:pPr>
      <w:rPr>
        <w:rFonts w:hint="default" w:ascii="Wingdings" w:hAnsi="Wingdings"/>
      </w:rPr>
    </w:lvl>
  </w:abstractNum>
  <w:abstractNum w:abstractNumId="21" w15:restartNumberingAfterBreak="0">
    <w:nsid w:val="6B4804F5"/>
    <w:multiLevelType w:val="hybridMultilevel"/>
    <w:tmpl w:val="A148F34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72FB6A5F"/>
    <w:multiLevelType w:val="hybridMultilevel"/>
    <w:tmpl w:val="25D6EE28"/>
    <w:lvl w:ilvl="0" w:tplc="041D0001">
      <w:start w:val="1"/>
      <w:numFmt w:val="bullet"/>
      <w:lvlText w:val=""/>
      <w:lvlJc w:val="left"/>
      <w:pPr>
        <w:ind w:left="720" w:hanging="360"/>
      </w:pPr>
      <w:rPr>
        <w:rFonts w:hint="default" w:ascii="Symbol" w:hAnsi="Symbol"/>
      </w:rPr>
    </w:lvl>
    <w:lvl w:ilvl="1" w:tplc="041D0003">
      <w:start w:val="1"/>
      <w:numFmt w:val="decimal"/>
      <w:lvlText w:val="%2."/>
      <w:lvlJc w:val="left"/>
      <w:pPr>
        <w:tabs>
          <w:tab w:val="num" w:pos="1440"/>
        </w:tabs>
        <w:ind w:left="1440" w:hanging="360"/>
      </w:pPr>
    </w:lvl>
    <w:lvl w:ilvl="2" w:tplc="041D0005">
      <w:start w:val="1"/>
      <w:numFmt w:val="decimal"/>
      <w:lvlText w:val="%3."/>
      <w:lvlJc w:val="left"/>
      <w:pPr>
        <w:tabs>
          <w:tab w:val="num" w:pos="2160"/>
        </w:tabs>
        <w:ind w:left="2160" w:hanging="360"/>
      </w:pPr>
    </w:lvl>
    <w:lvl w:ilvl="3" w:tplc="041D0001">
      <w:start w:val="1"/>
      <w:numFmt w:val="decimal"/>
      <w:lvlText w:val="%4."/>
      <w:lvlJc w:val="left"/>
      <w:pPr>
        <w:tabs>
          <w:tab w:val="num" w:pos="2880"/>
        </w:tabs>
        <w:ind w:left="2880" w:hanging="360"/>
      </w:pPr>
    </w:lvl>
    <w:lvl w:ilvl="4" w:tplc="041D0003">
      <w:start w:val="1"/>
      <w:numFmt w:val="decimal"/>
      <w:lvlText w:val="%5."/>
      <w:lvlJc w:val="left"/>
      <w:pPr>
        <w:tabs>
          <w:tab w:val="num" w:pos="3600"/>
        </w:tabs>
        <w:ind w:left="3600" w:hanging="360"/>
      </w:pPr>
    </w:lvl>
    <w:lvl w:ilvl="5" w:tplc="041D0005">
      <w:start w:val="1"/>
      <w:numFmt w:val="decimal"/>
      <w:lvlText w:val="%6."/>
      <w:lvlJc w:val="left"/>
      <w:pPr>
        <w:tabs>
          <w:tab w:val="num" w:pos="4320"/>
        </w:tabs>
        <w:ind w:left="4320" w:hanging="360"/>
      </w:pPr>
    </w:lvl>
    <w:lvl w:ilvl="6" w:tplc="041D0001">
      <w:start w:val="1"/>
      <w:numFmt w:val="decimal"/>
      <w:lvlText w:val="%7."/>
      <w:lvlJc w:val="left"/>
      <w:pPr>
        <w:tabs>
          <w:tab w:val="num" w:pos="5040"/>
        </w:tabs>
        <w:ind w:left="5040" w:hanging="360"/>
      </w:pPr>
    </w:lvl>
    <w:lvl w:ilvl="7" w:tplc="041D0003">
      <w:start w:val="1"/>
      <w:numFmt w:val="decimal"/>
      <w:lvlText w:val="%8."/>
      <w:lvlJc w:val="left"/>
      <w:pPr>
        <w:tabs>
          <w:tab w:val="num" w:pos="5760"/>
        </w:tabs>
        <w:ind w:left="5760" w:hanging="360"/>
      </w:pPr>
    </w:lvl>
    <w:lvl w:ilvl="8" w:tplc="041D0005">
      <w:start w:val="1"/>
      <w:numFmt w:val="decimal"/>
      <w:lvlText w:val="%9."/>
      <w:lvlJc w:val="left"/>
      <w:pPr>
        <w:tabs>
          <w:tab w:val="num" w:pos="6480"/>
        </w:tabs>
        <w:ind w:left="6480" w:hanging="360"/>
      </w:pPr>
    </w:lvl>
  </w:abstractNum>
  <w:abstractNum w:abstractNumId="23" w15:restartNumberingAfterBreak="0">
    <w:nsid w:val="76232562"/>
    <w:multiLevelType w:val="hybridMultilevel"/>
    <w:tmpl w:val="EE945CB0"/>
    <w:lvl w:ilvl="0" w:tplc="2F30D51A">
      <w:start w:val="1"/>
      <w:numFmt w:val="bullet"/>
      <w:lvlText w:val=""/>
      <w:lvlJc w:val="left"/>
      <w:pPr>
        <w:ind w:left="720" w:hanging="360"/>
      </w:pPr>
      <w:rPr>
        <w:rFonts w:hint="default" w:ascii="Symbol" w:hAnsi="Symbol"/>
      </w:rPr>
    </w:lvl>
    <w:lvl w:ilvl="1" w:tplc="F35812EE">
      <w:start w:val="1"/>
      <w:numFmt w:val="bullet"/>
      <w:lvlText w:val="o"/>
      <w:lvlJc w:val="left"/>
      <w:pPr>
        <w:ind w:left="1440" w:hanging="360"/>
      </w:pPr>
      <w:rPr>
        <w:rFonts w:hint="default" w:ascii="Courier New" w:hAnsi="Courier New"/>
      </w:rPr>
    </w:lvl>
    <w:lvl w:ilvl="2" w:tplc="713698F4">
      <w:start w:val="1"/>
      <w:numFmt w:val="bullet"/>
      <w:lvlText w:val=""/>
      <w:lvlJc w:val="left"/>
      <w:pPr>
        <w:ind w:left="2160" w:hanging="360"/>
      </w:pPr>
      <w:rPr>
        <w:rFonts w:hint="default" w:ascii="Wingdings" w:hAnsi="Wingdings"/>
      </w:rPr>
    </w:lvl>
    <w:lvl w:ilvl="3" w:tplc="69704EAC">
      <w:start w:val="1"/>
      <w:numFmt w:val="bullet"/>
      <w:lvlText w:val=""/>
      <w:lvlJc w:val="left"/>
      <w:pPr>
        <w:ind w:left="2880" w:hanging="360"/>
      </w:pPr>
      <w:rPr>
        <w:rFonts w:hint="default" w:ascii="Symbol" w:hAnsi="Symbol"/>
      </w:rPr>
    </w:lvl>
    <w:lvl w:ilvl="4" w:tplc="776AAD72">
      <w:start w:val="1"/>
      <w:numFmt w:val="bullet"/>
      <w:lvlText w:val="o"/>
      <w:lvlJc w:val="left"/>
      <w:pPr>
        <w:ind w:left="3600" w:hanging="360"/>
      </w:pPr>
      <w:rPr>
        <w:rFonts w:hint="default" w:ascii="Courier New" w:hAnsi="Courier New"/>
      </w:rPr>
    </w:lvl>
    <w:lvl w:ilvl="5" w:tplc="5E0C8650">
      <w:start w:val="1"/>
      <w:numFmt w:val="bullet"/>
      <w:lvlText w:val=""/>
      <w:lvlJc w:val="left"/>
      <w:pPr>
        <w:ind w:left="4320" w:hanging="360"/>
      </w:pPr>
      <w:rPr>
        <w:rFonts w:hint="default" w:ascii="Wingdings" w:hAnsi="Wingdings"/>
      </w:rPr>
    </w:lvl>
    <w:lvl w:ilvl="6" w:tplc="55EEE656">
      <w:start w:val="1"/>
      <w:numFmt w:val="bullet"/>
      <w:lvlText w:val=""/>
      <w:lvlJc w:val="left"/>
      <w:pPr>
        <w:ind w:left="5040" w:hanging="360"/>
      </w:pPr>
      <w:rPr>
        <w:rFonts w:hint="default" w:ascii="Symbol" w:hAnsi="Symbol"/>
      </w:rPr>
    </w:lvl>
    <w:lvl w:ilvl="7" w:tplc="F8A0A066">
      <w:start w:val="1"/>
      <w:numFmt w:val="bullet"/>
      <w:lvlText w:val="o"/>
      <w:lvlJc w:val="left"/>
      <w:pPr>
        <w:ind w:left="5760" w:hanging="360"/>
      </w:pPr>
      <w:rPr>
        <w:rFonts w:hint="default" w:ascii="Courier New" w:hAnsi="Courier New"/>
      </w:rPr>
    </w:lvl>
    <w:lvl w:ilvl="8" w:tplc="F56833A8">
      <w:start w:val="1"/>
      <w:numFmt w:val="bullet"/>
      <w:lvlText w:val=""/>
      <w:lvlJc w:val="left"/>
      <w:pPr>
        <w:ind w:left="6480" w:hanging="360"/>
      </w:pPr>
      <w:rPr>
        <w:rFonts w:hint="default" w:ascii="Wingdings" w:hAnsi="Wingdings"/>
      </w:rPr>
    </w:lvl>
  </w:abstractNum>
  <w:abstractNum w:abstractNumId="24" w15:restartNumberingAfterBreak="0">
    <w:nsid w:val="77361E66"/>
    <w:multiLevelType w:val="hybridMultilevel"/>
    <w:tmpl w:val="D8803F34"/>
    <w:lvl w:ilvl="0" w:tplc="2E62B108">
      <w:start w:val="1"/>
      <w:numFmt w:val="bullet"/>
      <w:lvlText w:val="•"/>
      <w:lvlJc w:val="left"/>
      <w:pPr>
        <w:tabs>
          <w:tab w:val="num" w:pos="720"/>
        </w:tabs>
        <w:ind w:left="720" w:hanging="360"/>
      </w:pPr>
      <w:rPr>
        <w:rFonts w:hint="default" w:ascii="Arial" w:hAnsi="Arial"/>
      </w:rPr>
    </w:lvl>
    <w:lvl w:ilvl="1" w:tplc="1280FD2A" w:tentative="1">
      <w:start w:val="1"/>
      <w:numFmt w:val="bullet"/>
      <w:lvlText w:val="•"/>
      <w:lvlJc w:val="left"/>
      <w:pPr>
        <w:tabs>
          <w:tab w:val="num" w:pos="1440"/>
        </w:tabs>
        <w:ind w:left="1440" w:hanging="360"/>
      </w:pPr>
      <w:rPr>
        <w:rFonts w:hint="default" w:ascii="Arial" w:hAnsi="Arial"/>
      </w:rPr>
    </w:lvl>
    <w:lvl w:ilvl="2" w:tplc="020008C0" w:tentative="1">
      <w:start w:val="1"/>
      <w:numFmt w:val="bullet"/>
      <w:lvlText w:val="•"/>
      <w:lvlJc w:val="left"/>
      <w:pPr>
        <w:tabs>
          <w:tab w:val="num" w:pos="2160"/>
        </w:tabs>
        <w:ind w:left="2160" w:hanging="360"/>
      </w:pPr>
      <w:rPr>
        <w:rFonts w:hint="default" w:ascii="Arial" w:hAnsi="Arial"/>
      </w:rPr>
    </w:lvl>
    <w:lvl w:ilvl="3" w:tplc="2FC4C636" w:tentative="1">
      <w:start w:val="1"/>
      <w:numFmt w:val="bullet"/>
      <w:lvlText w:val="•"/>
      <w:lvlJc w:val="left"/>
      <w:pPr>
        <w:tabs>
          <w:tab w:val="num" w:pos="2880"/>
        </w:tabs>
        <w:ind w:left="2880" w:hanging="360"/>
      </w:pPr>
      <w:rPr>
        <w:rFonts w:hint="default" w:ascii="Arial" w:hAnsi="Arial"/>
      </w:rPr>
    </w:lvl>
    <w:lvl w:ilvl="4" w:tplc="91226BC6" w:tentative="1">
      <w:start w:val="1"/>
      <w:numFmt w:val="bullet"/>
      <w:lvlText w:val="•"/>
      <w:lvlJc w:val="left"/>
      <w:pPr>
        <w:tabs>
          <w:tab w:val="num" w:pos="3600"/>
        </w:tabs>
        <w:ind w:left="3600" w:hanging="360"/>
      </w:pPr>
      <w:rPr>
        <w:rFonts w:hint="default" w:ascii="Arial" w:hAnsi="Arial"/>
      </w:rPr>
    </w:lvl>
    <w:lvl w:ilvl="5" w:tplc="F5A09E28" w:tentative="1">
      <w:start w:val="1"/>
      <w:numFmt w:val="bullet"/>
      <w:lvlText w:val="•"/>
      <w:lvlJc w:val="left"/>
      <w:pPr>
        <w:tabs>
          <w:tab w:val="num" w:pos="4320"/>
        </w:tabs>
        <w:ind w:left="4320" w:hanging="360"/>
      </w:pPr>
      <w:rPr>
        <w:rFonts w:hint="default" w:ascii="Arial" w:hAnsi="Arial"/>
      </w:rPr>
    </w:lvl>
    <w:lvl w:ilvl="6" w:tplc="0E9E38DE" w:tentative="1">
      <w:start w:val="1"/>
      <w:numFmt w:val="bullet"/>
      <w:lvlText w:val="•"/>
      <w:lvlJc w:val="left"/>
      <w:pPr>
        <w:tabs>
          <w:tab w:val="num" w:pos="5040"/>
        </w:tabs>
        <w:ind w:left="5040" w:hanging="360"/>
      </w:pPr>
      <w:rPr>
        <w:rFonts w:hint="default" w:ascii="Arial" w:hAnsi="Arial"/>
      </w:rPr>
    </w:lvl>
    <w:lvl w:ilvl="7" w:tplc="FDC628C6" w:tentative="1">
      <w:start w:val="1"/>
      <w:numFmt w:val="bullet"/>
      <w:lvlText w:val="•"/>
      <w:lvlJc w:val="left"/>
      <w:pPr>
        <w:tabs>
          <w:tab w:val="num" w:pos="5760"/>
        </w:tabs>
        <w:ind w:left="5760" w:hanging="360"/>
      </w:pPr>
      <w:rPr>
        <w:rFonts w:hint="default" w:ascii="Arial" w:hAnsi="Arial"/>
      </w:rPr>
    </w:lvl>
    <w:lvl w:ilvl="8" w:tplc="9F90DF2C" w:tentative="1">
      <w:start w:val="1"/>
      <w:numFmt w:val="bullet"/>
      <w:lvlText w:val="•"/>
      <w:lvlJc w:val="left"/>
      <w:pPr>
        <w:tabs>
          <w:tab w:val="num" w:pos="6480"/>
        </w:tabs>
        <w:ind w:left="6480" w:hanging="360"/>
      </w:pPr>
      <w:rPr>
        <w:rFonts w:hint="default" w:ascii="Arial" w:hAnsi="Arial"/>
      </w:rPr>
    </w:lvl>
  </w:abstractNum>
  <w:abstractNum w:abstractNumId="25" w15:restartNumberingAfterBreak="0">
    <w:nsid w:val="79D06176"/>
    <w:multiLevelType w:val="hybridMultilevel"/>
    <w:tmpl w:val="1314630A"/>
    <w:lvl w:ilvl="0" w:tplc="1B780A3C">
      <w:start w:val="1"/>
      <w:numFmt w:val="bullet"/>
      <w:lvlText w:val="-"/>
      <w:lvlJc w:val="left"/>
      <w:pPr>
        <w:ind w:left="1080" w:hanging="360"/>
      </w:pPr>
      <w:rPr>
        <w:rFonts w:hint="default" w:ascii="Times New Roman" w:hAnsi="Times New Roman" w:eastAsia="Times New Roman" w:cs="Times New Roman"/>
      </w:rPr>
    </w:lvl>
    <w:lvl w:ilvl="1" w:tplc="041D0003" w:tentative="1">
      <w:start w:val="1"/>
      <w:numFmt w:val="bullet"/>
      <w:lvlText w:val="o"/>
      <w:lvlJc w:val="left"/>
      <w:pPr>
        <w:ind w:left="1800" w:hanging="360"/>
      </w:pPr>
      <w:rPr>
        <w:rFonts w:hint="default" w:ascii="Courier New" w:hAnsi="Courier New" w:cs="Courier New"/>
      </w:rPr>
    </w:lvl>
    <w:lvl w:ilvl="2" w:tplc="041D0005" w:tentative="1">
      <w:start w:val="1"/>
      <w:numFmt w:val="bullet"/>
      <w:lvlText w:val=""/>
      <w:lvlJc w:val="left"/>
      <w:pPr>
        <w:ind w:left="2520" w:hanging="360"/>
      </w:pPr>
      <w:rPr>
        <w:rFonts w:hint="default" w:ascii="Wingdings" w:hAnsi="Wingdings"/>
      </w:rPr>
    </w:lvl>
    <w:lvl w:ilvl="3" w:tplc="041D0001" w:tentative="1">
      <w:start w:val="1"/>
      <w:numFmt w:val="bullet"/>
      <w:lvlText w:val=""/>
      <w:lvlJc w:val="left"/>
      <w:pPr>
        <w:ind w:left="3240" w:hanging="360"/>
      </w:pPr>
      <w:rPr>
        <w:rFonts w:hint="default" w:ascii="Symbol" w:hAnsi="Symbol"/>
      </w:rPr>
    </w:lvl>
    <w:lvl w:ilvl="4" w:tplc="041D0003" w:tentative="1">
      <w:start w:val="1"/>
      <w:numFmt w:val="bullet"/>
      <w:lvlText w:val="o"/>
      <w:lvlJc w:val="left"/>
      <w:pPr>
        <w:ind w:left="3960" w:hanging="360"/>
      </w:pPr>
      <w:rPr>
        <w:rFonts w:hint="default" w:ascii="Courier New" w:hAnsi="Courier New" w:cs="Courier New"/>
      </w:rPr>
    </w:lvl>
    <w:lvl w:ilvl="5" w:tplc="041D0005" w:tentative="1">
      <w:start w:val="1"/>
      <w:numFmt w:val="bullet"/>
      <w:lvlText w:val=""/>
      <w:lvlJc w:val="left"/>
      <w:pPr>
        <w:ind w:left="4680" w:hanging="360"/>
      </w:pPr>
      <w:rPr>
        <w:rFonts w:hint="default" w:ascii="Wingdings" w:hAnsi="Wingdings"/>
      </w:rPr>
    </w:lvl>
    <w:lvl w:ilvl="6" w:tplc="041D0001" w:tentative="1">
      <w:start w:val="1"/>
      <w:numFmt w:val="bullet"/>
      <w:lvlText w:val=""/>
      <w:lvlJc w:val="left"/>
      <w:pPr>
        <w:ind w:left="5400" w:hanging="360"/>
      </w:pPr>
      <w:rPr>
        <w:rFonts w:hint="default" w:ascii="Symbol" w:hAnsi="Symbol"/>
      </w:rPr>
    </w:lvl>
    <w:lvl w:ilvl="7" w:tplc="041D0003" w:tentative="1">
      <w:start w:val="1"/>
      <w:numFmt w:val="bullet"/>
      <w:lvlText w:val="o"/>
      <w:lvlJc w:val="left"/>
      <w:pPr>
        <w:ind w:left="6120" w:hanging="360"/>
      </w:pPr>
      <w:rPr>
        <w:rFonts w:hint="default" w:ascii="Courier New" w:hAnsi="Courier New" w:cs="Courier New"/>
      </w:rPr>
    </w:lvl>
    <w:lvl w:ilvl="8" w:tplc="041D0005" w:tentative="1">
      <w:start w:val="1"/>
      <w:numFmt w:val="bullet"/>
      <w:lvlText w:val=""/>
      <w:lvlJc w:val="left"/>
      <w:pPr>
        <w:ind w:left="6840" w:hanging="360"/>
      </w:pPr>
      <w:rPr>
        <w:rFonts w:hint="default" w:ascii="Wingdings" w:hAnsi="Wingdings"/>
      </w:rPr>
    </w:lvl>
  </w:abstractNum>
  <w:abstractNum w:abstractNumId="26" w15:restartNumberingAfterBreak="0">
    <w:nsid w:val="7A018C7D"/>
    <w:multiLevelType w:val="hybridMultilevel"/>
    <w:tmpl w:val="AB94CD8E"/>
    <w:lvl w:ilvl="0" w:tplc="6D385E1C">
      <w:start w:val="1"/>
      <w:numFmt w:val="bullet"/>
      <w:lvlText w:val=""/>
      <w:lvlJc w:val="left"/>
      <w:pPr>
        <w:ind w:left="720" w:hanging="360"/>
      </w:pPr>
      <w:rPr>
        <w:rFonts w:hint="default" w:ascii="Symbol" w:hAnsi="Symbol"/>
      </w:rPr>
    </w:lvl>
    <w:lvl w:ilvl="1" w:tplc="E2D20F64">
      <w:start w:val="1"/>
      <w:numFmt w:val="bullet"/>
      <w:lvlText w:val="o"/>
      <w:lvlJc w:val="left"/>
      <w:pPr>
        <w:ind w:left="1440" w:hanging="360"/>
      </w:pPr>
      <w:rPr>
        <w:rFonts w:hint="default" w:ascii="Courier New" w:hAnsi="Courier New"/>
      </w:rPr>
    </w:lvl>
    <w:lvl w:ilvl="2" w:tplc="BC0212BA">
      <w:start w:val="1"/>
      <w:numFmt w:val="bullet"/>
      <w:lvlText w:val=""/>
      <w:lvlJc w:val="left"/>
      <w:pPr>
        <w:ind w:left="2160" w:hanging="360"/>
      </w:pPr>
      <w:rPr>
        <w:rFonts w:hint="default" w:ascii="Wingdings" w:hAnsi="Wingdings"/>
      </w:rPr>
    </w:lvl>
    <w:lvl w:ilvl="3" w:tplc="C2E0A6C8">
      <w:start w:val="1"/>
      <w:numFmt w:val="bullet"/>
      <w:lvlText w:val=""/>
      <w:lvlJc w:val="left"/>
      <w:pPr>
        <w:ind w:left="2880" w:hanging="360"/>
      </w:pPr>
      <w:rPr>
        <w:rFonts w:hint="default" w:ascii="Symbol" w:hAnsi="Symbol"/>
      </w:rPr>
    </w:lvl>
    <w:lvl w:ilvl="4" w:tplc="DC926ACC">
      <w:start w:val="1"/>
      <w:numFmt w:val="bullet"/>
      <w:lvlText w:val="o"/>
      <w:lvlJc w:val="left"/>
      <w:pPr>
        <w:ind w:left="3600" w:hanging="360"/>
      </w:pPr>
      <w:rPr>
        <w:rFonts w:hint="default" w:ascii="Courier New" w:hAnsi="Courier New"/>
      </w:rPr>
    </w:lvl>
    <w:lvl w:ilvl="5" w:tplc="7DF45B5C">
      <w:start w:val="1"/>
      <w:numFmt w:val="bullet"/>
      <w:lvlText w:val=""/>
      <w:lvlJc w:val="left"/>
      <w:pPr>
        <w:ind w:left="4320" w:hanging="360"/>
      </w:pPr>
      <w:rPr>
        <w:rFonts w:hint="default" w:ascii="Wingdings" w:hAnsi="Wingdings"/>
      </w:rPr>
    </w:lvl>
    <w:lvl w:ilvl="6" w:tplc="50DA3F14">
      <w:start w:val="1"/>
      <w:numFmt w:val="bullet"/>
      <w:lvlText w:val=""/>
      <w:lvlJc w:val="left"/>
      <w:pPr>
        <w:ind w:left="5040" w:hanging="360"/>
      </w:pPr>
      <w:rPr>
        <w:rFonts w:hint="default" w:ascii="Symbol" w:hAnsi="Symbol"/>
      </w:rPr>
    </w:lvl>
    <w:lvl w:ilvl="7" w:tplc="380A487E">
      <w:start w:val="1"/>
      <w:numFmt w:val="bullet"/>
      <w:lvlText w:val="o"/>
      <w:lvlJc w:val="left"/>
      <w:pPr>
        <w:ind w:left="5760" w:hanging="360"/>
      </w:pPr>
      <w:rPr>
        <w:rFonts w:hint="default" w:ascii="Courier New" w:hAnsi="Courier New"/>
      </w:rPr>
    </w:lvl>
    <w:lvl w:ilvl="8" w:tplc="94B8E2BE">
      <w:start w:val="1"/>
      <w:numFmt w:val="bullet"/>
      <w:lvlText w:val=""/>
      <w:lvlJc w:val="left"/>
      <w:pPr>
        <w:ind w:left="6480" w:hanging="360"/>
      </w:pPr>
      <w:rPr>
        <w:rFonts w:hint="default" w:ascii="Wingdings" w:hAnsi="Wingdings"/>
      </w:rPr>
    </w:lvl>
  </w:abstractNum>
  <w:num w:numId="1" w16cid:durableId="1092357125">
    <w:abstractNumId w:val="7"/>
  </w:num>
  <w:num w:numId="2" w16cid:durableId="426777861">
    <w:abstractNumId w:val="16"/>
  </w:num>
  <w:num w:numId="3" w16cid:durableId="1668941715">
    <w:abstractNumId w:val="14"/>
  </w:num>
  <w:num w:numId="4" w16cid:durableId="571352300">
    <w:abstractNumId w:val="15"/>
  </w:num>
  <w:num w:numId="5" w16cid:durableId="1131898247">
    <w:abstractNumId w:val="0"/>
  </w:num>
  <w:num w:numId="6" w16cid:durableId="434440465">
    <w:abstractNumId w:val="3"/>
  </w:num>
  <w:num w:numId="7" w16cid:durableId="1251767441">
    <w:abstractNumId w:val="2"/>
  </w:num>
  <w:num w:numId="8" w16cid:durableId="177040117">
    <w:abstractNumId w:val="9"/>
  </w:num>
  <w:num w:numId="9" w16cid:durableId="1059014409">
    <w:abstractNumId w:val="13"/>
  </w:num>
  <w:num w:numId="10" w16cid:durableId="1633364950">
    <w:abstractNumId w:val="10"/>
  </w:num>
  <w:num w:numId="11" w16cid:durableId="1863275019">
    <w:abstractNumId w:val="23"/>
  </w:num>
  <w:num w:numId="12" w16cid:durableId="1251163280">
    <w:abstractNumId w:val="8"/>
  </w:num>
  <w:num w:numId="13" w16cid:durableId="1919553086">
    <w:abstractNumId w:val="5"/>
  </w:num>
  <w:num w:numId="14" w16cid:durableId="1213619792">
    <w:abstractNumId w:val="18"/>
  </w:num>
  <w:num w:numId="15" w16cid:durableId="1305427239">
    <w:abstractNumId w:val="20"/>
  </w:num>
  <w:num w:numId="16" w16cid:durableId="2057196261">
    <w:abstractNumId w:val="26"/>
  </w:num>
  <w:num w:numId="17" w16cid:durableId="8265907">
    <w:abstractNumId w:val="17"/>
  </w:num>
  <w:num w:numId="18" w16cid:durableId="1120537702">
    <w:abstractNumId w:val="19"/>
  </w:num>
  <w:num w:numId="19" w16cid:durableId="1655646790">
    <w:abstractNumId w:val="12"/>
  </w:num>
  <w:num w:numId="20" w16cid:durableId="102581218">
    <w:abstractNumId w:val="21"/>
  </w:num>
  <w:num w:numId="21" w16cid:durableId="41680909">
    <w:abstractNumId w:val="11"/>
  </w:num>
  <w:num w:numId="22" w16cid:durableId="78256226">
    <w:abstractNumId w:val="25"/>
  </w:num>
  <w:num w:numId="23" w16cid:durableId="1634556634">
    <w:abstractNumId w:val="6"/>
  </w:num>
  <w:num w:numId="24" w16cid:durableId="199392234">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55626803">
    <w:abstractNumId w:val="1"/>
  </w:num>
  <w:num w:numId="26" w16cid:durableId="1565794253">
    <w:abstractNumId w:val="4"/>
  </w:num>
  <w:num w:numId="27" w16cid:durableId="680816816">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rma Jonasson">
    <w15:presenceInfo w15:providerId="AD" w15:userId="S::irma.jonasson@oc.se::6ca87664-9117-4b46-becc-ffe05ac290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ocumentProtection w:edit="readOnly" w:enforcement="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DE9"/>
    <w:rsid w:val="0001390A"/>
    <w:rsid w:val="00026FBB"/>
    <w:rsid w:val="00060B6E"/>
    <w:rsid w:val="000637FD"/>
    <w:rsid w:val="000961D2"/>
    <w:rsid w:val="000F5755"/>
    <w:rsid w:val="00134478"/>
    <w:rsid w:val="0013F05D"/>
    <w:rsid w:val="001A66C9"/>
    <w:rsid w:val="001A8C1E"/>
    <w:rsid w:val="001E5C34"/>
    <w:rsid w:val="001E6D36"/>
    <w:rsid w:val="001E7D3A"/>
    <w:rsid w:val="001ECB99"/>
    <w:rsid w:val="0022D597"/>
    <w:rsid w:val="0025314C"/>
    <w:rsid w:val="002C0063"/>
    <w:rsid w:val="002C0A37"/>
    <w:rsid w:val="002E0D5F"/>
    <w:rsid w:val="002F5D9A"/>
    <w:rsid w:val="00306AA2"/>
    <w:rsid w:val="0031203C"/>
    <w:rsid w:val="003136C7"/>
    <w:rsid w:val="00326C24"/>
    <w:rsid w:val="0035362A"/>
    <w:rsid w:val="0037498D"/>
    <w:rsid w:val="003974C7"/>
    <w:rsid w:val="003C30D3"/>
    <w:rsid w:val="003C5513"/>
    <w:rsid w:val="00402D57"/>
    <w:rsid w:val="0041091F"/>
    <w:rsid w:val="00417084"/>
    <w:rsid w:val="004255DB"/>
    <w:rsid w:val="00425E56"/>
    <w:rsid w:val="00430DE9"/>
    <w:rsid w:val="004616E8"/>
    <w:rsid w:val="004639A1"/>
    <w:rsid w:val="00465F09"/>
    <w:rsid w:val="0048429C"/>
    <w:rsid w:val="00484DDE"/>
    <w:rsid w:val="004A3D5A"/>
    <w:rsid w:val="004F7926"/>
    <w:rsid w:val="00500D3A"/>
    <w:rsid w:val="005409A4"/>
    <w:rsid w:val="00545E0F"/>
    <w:rsid w:val="005558FF"/>
    <w:rsid w:val="00580E62"/>
    <w:rsid w:val="00585975"/>
    <w:rsid w:val="005A6AF1"/>
    <w:rsid w:val="005AD97E"/>
    <w:rsid w:val="005B61B0"/>
    <w:rsid w:val="005DD382"/>
    <w:rsid w:val="005FF5B2"/>
    <w:rsid w:val="00603B7B"/>
    <w:rsid w:val="00622893"/>
    <w:rsid w:val="00643DAA"/>
    <w:rsid w:val="006765AB"/>
    <w:rsid w:val="00695449"/>
    <w:rsid w:val="006B315D"/>
    <w:rsid w:val="006BB315"/>
    <w:rsid w:val="006F5F44"/>
    <w:rsid w:val="007264E8"/>
    <w:rsid w:val="00752D0B"/>
    <w:rsid w:val="0078399D"/>
    <w:rsid w:val="007A7CC7"/>
    <w:rsid w:val="007CF1DF"/>
    <w:rsid w:val="007D7260"/>
    <w:rsid w:val="007D74EA"/>
    <w:rsid w:val="007F2F78"/>
    <w:rsid w:val="00801DB3"/>
    <w:rsid w:val="00815EE6"/>
    <w:rsid w:val="00840379"/>
    <w:rsid w:val="00840700"/>
    <w:rsid w:val="00863946"/>
    <w:rsid w:val="0086507B"/>
    <w:rsid w:val="008A700E"/>
    <w:rsid w:val="008E2CB4"/>
    <w:rsid w:val="008F0526"/>
    <w:rsid w:val="008F518D"/>
    <w:rsid w:val="00923335"/>
    <w:rsid w:val="00944143"/>
    <w:rsid w:val="00950C67"/>
    <w:rsid w:val="009973C0"/>
    <w:rsid w:val="00997A4B"/>
    <w:rsid w:val="009A1562"/>
    <w:rsid w:val="009D599B"/>
    <w:rsid w:val="009E0EC8"/>
    <w:rsid w:val="00A02C4A"/>
    <w:rsid w:val="00A16244"/>
    <w:rsid w:val="00A16357"/>
    <w:rsid w:val="00A16894"/>
    <w:rsid w:val="00A1C40B"/>
    <w:rsid w:val="00A36F30"/>
    <w:rsid w:val="00A42114"/>
    <w:rsid w:val="00A4E2A9"/>
    <w:rsid w:val="00A827C5"/>
    <w:rsid w:val="00A83EF3"/>
    <w:rsid w:val="00AB723F"/>
    <w:rsid w:val="00AF78D3"/>
    <w:rsid w:val="00B13B80"/>
    <w:rsid w:val="00B87543"/>
    <w:rsid w:val="00BD3E29"/>
    <w:rsid w:val="00BF1170"/>
    <w:rsid w:val="00C06DD6"/>
    <w:rsid w:val="00C074ED"/>
    <w:rsid w:val="00C141FD"/>
    <w:rsid w:val="00C24B26"/>
    <w:rsid w:val="00C70CF1"/>
    <w:rsid w:val="00C86DF5"/>
    <w:rsid w:val="00C92C9C"/>
    <w:rsid w:val="00C96608"/>
    <w:rsid w:val="00CA69E8"/>
    <w:rsid w:val="00CC87BE"/>
    <w:rsid w:val="00CD55EC"/>
    <w:rsid w:val="00D21CCF"/>
    <w:rsid w:val="00D25ABB"/>
    <w:rsid w:val="00D3287D"/>
    <w:rsid w:val="00D54E80"/>
    <w:rsid w:val="00DA1691"/>
    <w:rsid w:val="00DD25FD"/>
    <w:rsid w:val="00E0381D"/>
    <w:rsid w:val="00E13C0C"/>
    <w:rsid w:val="00E149A1"/>
    <w:rsid w:val="00E36C99"/>
    <w:rsid w:val="00E42CA2"/>
    <w:rsid w:val="00E444EB"/>
    <w:rsid w:val="00E577FC"/>
    <w:rsid w:val="00E760D2"/>
    <w:rsid w:val="00ED61A2"/>
    <w:rsid w:val="00ED7387"/>
    <w:rsid w:val="00EF674E"/>
    <w:rsid w:val="00F34153"/>
    <w:rsid w:val="00F34B9F"/>
    <w:rsid w:val="00F7468E"/>
    <w:rsid w:val="00F8BC82"/>
    <w:rsid w:val="00F96A4C"/>
    <w:rsid w:val="00F9A45F"/>
    <w:rsid w:val="00FE6646"/>
    <w:rsid w:val="01055D83"/>
    <w:rsid w:val="010BB0D6"/>
    <w:rsid w:val="01109EE7"/>
    <w:rsid w:val="011E3F74"/>
    <w:rsid w:val="0129331A"/>
    <w:rsid w:val="012B4EDE"/>
    <w:rsid w:val="0136AC28"/>
    <w:rsid w:val="013B91DB"/>
    <w:rsid w:val="013F6E46"/>
    <w:rsid w:val="01419D7E"/>
    <w:rsid w:val="0153140C"/>
    <w:rsid w:val="01535645"/>
    <w:rsid w:val="01547C9C"/>
    <w:rsid w:val="0157852F"/>
    <w:rsid w:val="015916B2"/>
    <w:rsid w:val="01635EFE"/>
    <w:rsid w:val="01646C29"/>
    <w:rsid w:val="0168453D"/>
    <w:rsid w:val="017D3259"/>
    <w:rsid w:val="017FDDF1"/>
    <w:rsid w:val="018674FC"/>
    <w:rsid w:val="018868E0"/>
    <w:rsid w:val="0188778E"/>
    <w:rsid w:val="018C8FA5"/>
    <w:rsid w:val="018FFA28"/>
    <w:rsid w:val="0190EFDB"/>
    <w:rsid w:val="01926292"/>
    <w:rsid w:val="01997A44"/>
    <w:rsid w:val="019BD31A"/>
    <w:rsid w:val="01AA95B7"/>
    <w:rsid w:val="01AE1E1F"/>
    <w:rsid w:val="01B0DE08"/>
    <w:rsid w:val="01B3609B"/>
    <w:rsid w:val="01B7E99A"/>
    <w:rsid w:val="01B9B657"/>
    <w:rsid w:val="01BDB38A"/>
    <w:rsid w:val="01CDAC34"/>
    <w:rsid w:val="01E2F17E"/>
    <w:rsid w:val="01E428D4"/>
    <w:rsid w:val="01E70DF1"/>
    <w:rsid w:val="01E74AD1"/>
    <w:rsid w:val="01E82DB3"/>
    <w:rsid w:val="01FBB34A"/>
    <w:rsid w:val="020026DB"/>
    <w:rsid w:val="0218BB3B"/>
    <w:rsid w:val="021BE4A0"/>
    <w:rsid w:val="021E2398"/>
    <w:rsid w:val="02244DEE"/>
    <w:rsid w:val="02330699"/>
    <w:rsid w:val="0244164E"/>
    <w:rsid w:val="0246D004"/>
    <w:rsid w:val="024B612A"/>
    <w:rsid w:val="02564E35"/>
    <w:rsid w:val="026BE0DD"/>
    <w:rsid w:val="027211C3"/>
    <w:rsid w:val="0278BDAA"/>
    <w:rsid w:val="0278EF4D"/>
    <w:rsid w:val="029C8C5E"/>
    <w:rsid w:val="02A80A50"/>
    <w:rsid w:val="02E94CE1"/>
    <w:rsid w:val="02F7BC6E"/>
    <w:rsid w:val="02F8119A"/>
    <w:rsid w:val="031C25FD"/>
    <w:rsid w:val="031F45A9"/>
    <w:rsid w:val="0320EAE3"/>
    <w:rsid w:val="03364EA7"/>
    <w:rsid w:val="033CAAB9"/>
    <w:rsid w:val="03446436"/>
    <w:rsid w:val="035F5127"/>
    <w:rsid w:val="03610DA9"/>
    <w:rsid w:val="0364A03D"/>
    <w:rsid w:val="0366B097"/>
    <w:rsid w:val="0374662C"/>
    <w:rsid w:val="0378ECA2"/>
    <w:rsid w:val="038096C6"/>
    <w:rsid w:val="03831B32"/>
    <w:rsid w:val="03840D42"/>
    <w:rsid w:val="03892CEF"/>
    <w:rsid w:val="0389DC6C"/>
    <w:rsid w:val="039F71C1"/>
    <w:rsid w:val="03A9EA96"/>
    <w:rsid w:val="03BE6CAD"/>
    <w:rsid w:val="03C14AD9"/>
    <w:rsid w:val="03D2FACA"/>
    <w:rsid w:val="03D7AC71"/>
    <w:rsid w:val="03EF9ED5"/>
    <w:rsid w:val="04006DDA"/>
    <w:rsid w:val="04043363"/>
    <w:rsid w:val="040A0AD5"/>
    <w:rsid w:val="040D8FD3"/>
    <w:rsid w:val="040EAF3E"/>
    <w:rsid w:val="042C5CF0"/>
    <w:rsid w:val="043556D3"/>
    <w:rsid w:val="0438DAC0"/>
    <w:rsid w:val="044972F9"/>
    <w:rsid w:val="0454E3A4"/>
    <w:rsid w:val="04589673"/>
    <w:rsid w:val="045C4290"/>
    <w:rsid w:val="045CCEA8"/>
    <w:rsid w:val="0471617A"/>
    <w:rsid w:val="048A1955"/>
    <w:rsid w:val="048BDEF3"/>
    <w:rsid w:val="04A0912E"/>
    <w:rsid w:val="04B87F61"/>
    <w:rsid w:val="04BAFFF0"/>
    <w:rsid w:val="04C78156"/>
    <w:rsid w:val="04D75C5B"/>
    <w:rsid w:val="04DFEF9C"/>
    <w:rsid w:val="04E2DBD1"/>
    <w:rsid w:val="050A312C"/>
    <w:rsid w:val="05117237"/>
    <w:rsid w:val="051966A6"/>
    <w:rsid w:val="05201ED3"/>
    <w:rsid w:val="0522A41E"/>
    <w:rsid w:val="0525ACCD"/>
    <w:rsid w:val="052B8278"/>
    <w:rsid w:val="054D10A3"/>
    <w:rsid w:val="054E78CB"/>
    <w:rsid w:val="0564429C"/>
    <w:rsid w:val="0564E5A5"/>
    <w:rsid w:val="0572915E"/>
    <w:rsid w:val="058A2C0E"/>
    <w:rsid w:val="059CB155"/>
    <w:rsid w:val="05AB205A"/>
    <w:rsid w:val="05CB5B22"/>
    <w:rsid w:val="05D90175"/>
    <w:rsid w:val="05DD9A80"/>
    <w:rsid w:val="05EA272B"/>
    <w:rsid w:val="05F1D66B"/>
    <w:rsid w:val="05FF51E7"/>
    <w:rsid w:val="0608FDEE"/>
    <w:rsid w:val="0620D873"/>
    <w:rsid w:val="06228E03"/>
    <w:rsid w:val="0636FC51"/>
    <w:rsid w:val="063C618F"/>
    <w:rsid w:val="0652278C"/>
    <w:rsid w:val="06544FC2"/>
    <w:rsid w:val="0655C280"/>
    <w:rsid w:val="066245B1"/>
    <w:rsid w:val="066B1D10"/>
    <w:rsid w:val="06735800"/>
    <w:rsid w:val="06778076"/>
    <w:rsid w:val="0679CB26"/>
    <w:rsid w:val="06880249"/>
    <w:rsid w:val="068CE5F2"/>
    <w:rsid w:val="06BABBF4"/>
    <w:rsid w:val="06C78436"/>
    <w:rsid w:val="06CF4983"/>
    <w:rsid w:val="06E2FEF7"/>
    <w:rsid w:val="06E5D977"/>
    <w:rsid w:val="06EDBD9B"/>
    <w:rsid w:val="06F1C84B"/>
    <w:rsid w:val="06F8D584"/>
    <w:rsid w:val="070C6B22"/>
    <w:rsid w:val="070CCE3C"/>
    <w:rsid w:val="071495A6"/>
    <w:rsid w:val="0715C217"/>
    <w:rsid w:val="07326643"/>
    <w:rsid w:val="074B971D"/>
    <w:rsid w:val="075486F1"/>
    <w:rsid w:val="075A8110"/>
    <w:rsid w:val="0761A2B8"/>
    <w:rsid w:val="0766EA56"/>
    <w:rsid w:val="07936A06"/>
    <w:rsid w:val="079F387C"/>
    <w:rsid w:val="07A1BF80"/>
    <w:rsid w:val="07A6150D"/>
    <w:rsid w:val="07B34B0B"/>
    <w:rsid w:val="07B55A40"/>
    <w:rsid w:val="07CE4BAF"/>
    <w:rsid w:val="07D2A103"/>
    <w:rsid w:val="07D831F0"/>
    <w:rsid w:val="07DBCDD7"/>
    <w:rsid w:val="07DCC1E4"/>
    <w:rsid w:val="07F5802C"/>
    <w:rsid w:val="080A710C"/>
    <w:rsid w:val="0819AE76"/>
    <w:rsid w:val="0821B541"/>
    <w:rsid w:val="0833C57F"/>
    <w:rsid w:val="083BFFB7"/>
    <w:rsid w:val="084D3266"/>
    <w:rsid w:val="085B0B03"/>
    <w:rsid w:val="085DDB06"/>
    <w:rsid w:val="0867A068"/>
    <w:rsid w:val="086BE891"/>
    <w:rsid w:val="086EE769"/>
    <w:rsid w:val="0889BB98"/>
    <w:rsid w:val="088B2452"/>
    <w:rsid w:val="0892982F"/>
    <w:rsid w:val="0893F185"/>
    <w:rsid w:val="0899D4A5"/>
    <w:rsid w:val="089DDC9A"/>
    <w:rsid w:val="08A24836"/>
    <w:rsid w:val="08C36236"/>
    <w:rsid w:val="08C442EE"/>
    <w:rsid w:val="08CC3C18"/>
    <w:rsid w:val="08D14C97"/>
    <w:rsid w:val="08DD4E61"/>
    <w:rsid w:val="08F89EC3"/>
    <w:rsid w:val="0900AEE0"/>
    <w:rsid w:val="090B977E"/>
    <w:rsid w:val="091339E1"/>
    <w:rsid w:val="091E6676"/>
    <w:rsid w:val="09264ABE"/>
    <w:rsid w:val="09395F69"/>
    <w:rsid w:val="0947047F"/>
    <w:rsid w:val="094C815B"/>
    <w:rsid w:val="094D402A"/>
    <w:rsid w:val="096EAE0F"/>
    <w:rsid w:val="097017F4"/>
    <w:rsid w:val="0973F8D4"/>
    <w:rsid w:val="0974B46E"/>
    <w:rsid w:val="097786D7"/>
    <w:rsid w:val="097CB915"/>
    <w:rsid w:val="098F94A2"/>
    <w:rsid w:val="09A9CC87"/>
    <w:rsid w:val="09B245EF"/>
    <w:rsid w:val="09BC3087"/>
    <w:rsid w:val="09C19713"/>
    <w:rsid w:val="09C501AD"/>
    <w:rsid w:val="09C96247"/>
    <w:rsid w:val="09CA919A"/>
    <w:rsid w:val="09CB71D5"/>
    <w:rsid w:val="09D12764"/>
    <w:rsid w:val="09EDFB53"/>
    <w:rsid w:val="09F25CB6"/>
    <w:rsid w:val="09F8E0EF"/>
    <w:rsid w:val="0A0EB345"/>
    <w:rsid w:val="0A0F04BD"/>
    <w:rsid w:val="0A155FCD"/>
    <w:rsid w:val="0A164987"/>
    <w:rsid w:val="0A210066"/>
    <w:rsid w:val="0A21EDC7"/>
    <w:rsid w:val="0A268828"/>
    <w:rsid w:val="0A3C1F47"/>
    <w:rsid w:val="0A3DC40A"/>
    <w:rsid w:val="0A40D813"/>
    <w:rsid w:val="0A4C5AD6"/>
    <w:rsid w:val="0A54E6A3"/>
    <w:rsid w:val="0A550D77"/>
    <w:rsid w:val="0A6E075F"/>
    <w:rsid w:val="0A83E50F"/>
    <w:rsid w:val="0A844B26"/>
    <w:rsid w:val="0A8491B7"/>
    <w:rsid w:val="0A8562BB"/>
    <w:rsid w:val="0A86243D"/>
    <w:rsid w:val="0A9A16FF"/>
    <w:rsid w:val="0AA071A7"/>
    <w:rsid w:val="0AA305FB"/>
    <w:rsid w:val="0AA9DE35"/>
    <w:rsid w:val="0AB0EBA7"/>
    <w:rsid w:val="0AB2A4A1"/>
    <w:rsid w:val="0AC134BF"/>
    <w:rsid w:val="0AC3CA78"/>
    <w:rsid w:val="0AC6D625"/>
    <w:rsid w:val="0ADBE46F"/>
    <w:rsid w:val="0AF37EE6"/>
    <w:rsid w:val="0B0E2E19"/>
    <w:rsid w:val="0B1BC008"/>
    <w:rsid w:val="0B1F13E3"/>
    <w:rsid w:val="0B1FD773"/>
    <w:rsid w:val="0B206374"/>
    <w:rsid w:val="0B2B6503"/>
    <w:rsid w:val="0B33D38E"/>
    <w:rsid w:val="0B42301A"/>
    <w:rsid w:val="0B632DBA"/>
    <w:rsid w:val="0B674236"/>
    <w:rsid w:val="0B6A9444"/>
    <w:rsid w:val="0B7BC5F4"/>
    <w:rsid w:val="0B862022"/>
    <w:rsid w:val="0B93A9E7"/>
    <w:rsid w:val="0BA70A6B"/>
    <w:rsid w:val="0BA821C6"/>
    <w:rsid w:val="0BAB3F88"/>
    <w:rsid w:val="0BAC397D"/>
    <w:rsid w:val="0BB21F2A"/>
    <w:rsid w:val="0BB6701A"/>
    <w:rsid w:val="0BCC8B6D"/>
    <w:rsid w:val="0BCD515D"/>
    <w:rsid w:val="0BDF0CF6"/>
    <w:rsid w:val="0BF2F2BD"/>
    <w:rsid w:val="0BF87D17"/>
    <w:rsid w:val="0BFCB8A8"/>
    <w:rsid w:val="0C03E9E1"/>
    <w:rsid w:val="0C064013"/>
    <w:rsid w:val="0C152CBA"/>
    <w:rsid w:val="0C21331C"/>
    <w:rsid w:val="0C2D107D"/>
    <w:rsid w:val="0C3A8C16"/>
    <w:rsid w:val="0C48102A"/>
    <w:rsid w:val="0C5454AE"/>
    <w:rsid w:val="0C5BA4DA"/>
    <w:rsid w:val="0C7514F6"/>
    <w:rsid w:val="0C84CC3A"/>
    <w:rsid w:val="0C8939F6"/>
    <w:rsid w:val="0C9907B9"/>
    <w:rsid w:val="0CA194A0"/>
    <w:rsid w:val="0CACDF62"/>
    <w:rsid w:val="0CAFD2A4"/>
    <w:rsid w:val="0CBAE444"/>
    <w:rsid w:val="0CC4B9D2"/>
    <w:rsid w:val="0CCA7ED5"/>
    <w:rsid w:val="0CE1EFE6"/>
    <w:rsid w:val="0CF1D69B"/>
    <w:rsid w:val="0D07E78C"/>
    <w:rsid w:val="0D161BB4"/>
    <w:rsid w:val="0D16E9AF"/>
    <w:rsid w:val="0D1AC34B"/>
    <w:rsid w:val="0D1BB383"/>
    <w:rsid w:val="0D2B9953"/>
    <w:rsid w:val="0D2F793A"/>
    <w:rsid w:val="0D30BEB2"/>
    <w:rsid w:val="0D4035B7"/>
    <w:rsid w:val="0D5748D4"/>
    <w:rsid w:val="0D5B5E54"/>
    <w:rsid w:val="0D616E6C"/>
    <w:rsid w:val="0D6314F8"/>
    <w:rsid w:val="0D756274"/>
    <w:rsid w:val="0D7667DC"/>
    <w:rsid w:val="0D78986E"/>
    <w:rsid w:val="0D81364F"/>
    <w:rsid w:val="0D877726"/>
    <w:rsid w:val="0D8ECA58"/>
    <w:rsid w:val="0D9647FD"/>
    <w:rsid w:val="0D98DD6C"/>
    <w:rsid w:val="0D9DB4DB"/>
    <w:rsid w:val="0DA281BE"/>
    <w:rsid w:val="0DA3443D"/>
    <w:rsid w:val="0DBC3279"/>
    <w:rsid w:val="0DC2C608"/>
    <w:rsid w:val="0DC7BA2F"/>
    <w:rsid w:val="0DD906C3"/>
    <w:rsid w:val="0DDBF4E0"/>
    <w:rsid w:val="0DE19131"/>
    <w:rsid w:val="0DE87CAD"/>
    <w:rsid w:val="0DEB5B7C"/>
    <w:rsid w:val="0DEEAB69"/>
    <w:rsid w:val="0DF061DA"/>
    <w:rsid w:val="0E1084E9"/>
    <w:rsid w:val="0E109ED2"/>
    <w:rsid w:val="0E17234A"/>
    <w:rsid w:val="0E180240"/>
    <w:rsid w:val="0E2E028D"/>
    <w:rsid w:val="0E351B03"/>
    <w:rsid w:val="0E3E9E1B"/>
    <w:rsid w:val="0E4C2252"/>
    <w:rsid w:val="0E896809"/>
    <w:rsid w:val="0E9A5C47"/>
    <w:rsid w:val="0E9CD36A"/>
    <w:rsid w:val="0EA5BB2A"/>
    <w:rsid w:val="0EABC1E1"/>
    <w:rsid w:val="0ECE850A"/>
    <w:rsid w:val="0ED04E42"/>
    <w:rsid w:val="0ED0F3AF"/>
    <w:rsid w:val="0EDC879F"/>
    <w:rsid w:val="0EE5A3F3"/>
    <w:rsid w:val="0EF349E8"/>
    <w:rsid w:val="0EF3FD3D"/>
    <w:rsid w:val="0EFEFA33"/>
    <w:rsid w:val="0F02511B"/>
    <w:rsid w:val="0F027578"/>
    <w:rsid w:val="0F15FF2B"/>
    <w:rsid w:val="0F16DF3D"/>
    <w:rsid w:val="0F367F79"/>
    <w:rsid w:val="0F416983"/>
    <w:rsid w:val="0F4BB384"/>
    <w:rsid w:val="0F5C0DA7"/>
    <w:rsid w:val="0F6002EE"/>
    <w:rsid w:val="0F616A70"/>
    <w:rsid w:val="0F61E709"/>
    <w:rsid w:val="0F656B6D"/>
    <w:rsid w:val="0F69BD8F"/>
    <w:rsid w:val="0F722CD8"/>
    <w:rsid w:val="0F766C0C"/>
    <w:rsid w:val="0F7FB1E2"/>
    <w:rsid w:val="0F89C216"/>
    <w:rsid w:val="0F8CBA0F"/>
    <w:rsid w:val="0F905124"/>
    <w:rsid w:val="0F921F5C"/>
    <w:rsid w:val="0F92C0A9"/>
    <w:rsid w:val="0FA35B4E"/>
    <w:rsid w:val="0FCFBAA7"/>
    <w:rsid w:val="0FD05F95"/>
    <w:rsid w:val="0FDA7269"/>
    <w:rsid w:val="0FDED098"/>
    <w:rsid w:val="0FE0AE6A"/>
    <w:rsid w:val="0FE8B1F2"/>
    <w:rsid w:val="0FF50052"/>
    <w:rsid w:val="10044A5B"/>
    <w:rsid w:val="1013FB57"/>
    <w:rsid w:val="10202F31"/>
    <w:rsid w:val="1021A696"/>
    <w:rsid w:val="1025FEF3"/>
    <w:rsid w:val="1029F085"/>
    <w:rsid w:val="1038A3CB"/>
    <w:rsid w:val="10428A64"/>
    <w:rsid w:val="1044A94B"/>
    <w:rsid w:val="10566276"/>
    <w:rsid w:val="1062CDA7"/>
    <w:rsid w:val="10639AAE"/>
    <w:rsid w:val="107CE3A6"/>
    <w:rsid w:val="1084D567"/>
    <w:rsid w:val="108B370B"/>
    <w:rsid w:val="108D905D"/>
    <w:rsid w:val="108EAF83"/>
    <w:rsid w:val="108EC3D2"/>
    <w:rsid w:val="109EFD02"/>
    <w:rsid w:val="10BEF23A"/>
    <w:rsid w:val="10C0F35C"/>
    <w:rsid w:val="10CF62A6"/>
    <w:rsid w:val="10D24FDA"/>
    <w:rsid w:val="10DE8891"/>
    <w:rsid w:val="10EC2872"/>
    <w:rsid w:val="10F8451D"/>
    <w:rsid w:val="10FDB76A"/>
    <w:rsid w:val="10FED6EA"/>
    <w:rsid w:val="1100ECCC"/>
    <w:rsid w:val="11010219"/>
    <w:rsid w:val="1105A115"/>
    <w:rsid w:val="11091EF4"/>
    <w:rsid w:val="11118184"/>
    <w:rsid w:val="1111D66A"/>
    <w:rsid w:val="111C5F3E"/>
    <w:rsid w:val="1120273A"/>
    <w:rsid w:val="11294E21"/>
    <w:rsid w:val="1136C173"/>
    <w:rsid w:val="114A4FFC"/>
    <w:rsid w:val="114A6D95"/>
    <w:rsid w:val="11523EAE"/>
    <w:rsid w:val="115F70C7"/>
    <w:rsid w:val="1168D270"/>
    <w:rsid w:val="117F1436"/>
    <w:rsid w:val="117F4187"/>
    <w:rsid w:val="1188D6AA"/>
    <w:rsid w:val="118D76CD"/>
    <w:rsid w:val="118DE486"/>
    <w:rsid w:val="11900BD6"/>
    <w:rsid w:val="11982AF5"/>
    <w:rsid w:val="119E9C38"/>
    <w:rsid w:val="11AB79FD"/>
    <w:rsid w:val="11B07525"/>
    <w:rsid w:val="11B15352"/>
    <w:rsid w:val="11B69CF7"/>
    <w:rsid w:val="11BC263F"/>
    <w:rsid w:val="11C2C03D"/>
    <w:rsid w:val="11C72B73"/>
    <w:rsid w:val="11E1DD70"/>
    <w:rsid w:val="11F4DC91"/>
    <w:rsid w:val="12048543"/>
    <w:rsid w:val="120EEC3A"/>
    <w:rsid w:val="1226B0A8"/>
    <w:rsid w:val="1246D103"/>
    <w:rsid w:val="126E203B"/>
    <w:rsid w:val="127D34EB"/>
    <w:rsid w:val="1282722E"/>
    <w:rsid w:val="12877853"/>
    <w:rsid w:val="128994F5"/>
    <w:rsid w:val="1294157E"/>
    <w:rsid w:val="12B4B840"/>
    <w:rsid w:val="12BDB3C0"/>
    <w:rsid w:val="12C87836"/>
    <w:rsid w:val="12CAB5BA"/>
    <w:rsid w:val="12D68F2C"/>
    <w:rsid w:val="12D9CB6E"/>
    <w:rsid w:val="12DEFE17"/>
    <w:rsid w:val="12EF2453"/>
    <w:rsid w:val="12F0FF98"/>
    <w:rsid w:val="12F348B5"/>
    <w:rsid w:val="12F364EE"/>
    <w:rsid w:val="12F477E8"/>
    <w:rsid w:val="12FAEF5F"/>
    <w:rsid w:val="12FBE885"/>
    <w:rsid w:val="1301FEDA"/>
    <w:rsid w:val="130BF408"/>
    <w:rsid w:val="13194757"/>
    <w:rsid w:val="1327EDDC"/>
    <w:rsid w:val="132BA0EC"/>
    <w:rsid w:val="1334FE2D"/>
    <w:rsid w:val="134361B6"/>
    <w:rsid w:val="134C4586"/>
    <w:rsid w:val="13528948"/>
    <w:rsid w:val="1374F555"/>
    <w:rsid w:val="1376D540"/>
    <w:rsid w:val="137A1576"/>
    <w:rsid w:val="137A892D"/>
    <w:rsid w:val="137CC2B6"/>
    <w:rsid w:val="1380B114"/>
    <w:rsid w:val="1395D3AC"/>
    <w:rsid w:val="13969914"/>
    <w:rsid w:val="13A507FB"/>
    <w:rsid w:val="13ACACF0"/>
    <w:rsid w:val="13B04728"/>
    <w:rsid w:val="13B315EA"/>
    <w:rsid w:val="13C7C6FF"/>
    <w:rsid w:val="13CB22CF"/>
    <w:rsid w:val="13CF8824"/>
    <w:rsid w:val="13D16500"/>
    <w:rsid w:val="13ED20D0"/>
    <w:rsid w:val="13F72F80"/>
    <w:rsid w:val="13FEA0A1"/>
    <w:rsid w:val="13FF6294"/>
    <w:rsid w:val="14034E57"/>
    <w:rsid w:val="140D8715"/>
    <w:rsid w:val="141469AE"/>
    <w:rsid w:val="14161D6D"/>
    <w:rsid w:val="14469EB4"/>
    <w:rsid w:val="146EED2F"/>
    <w:rsid w:val="1476F644"/>
    <w:rsid w:val="1484E8AB"/>
    <w:rsid w:val="14873B74"/>
    <w:rsid w:val="14891E4B"/>
    <w:rsid w:val="14A084C1"/>
    <w:rsid w:val="14A8361F"/>
    <w:rsid w:val="14AA20F5"/>
    <w:rsid w:val="14BBA59F"/>
    <w:rsid w:val="14C1063A"/>
    <w:rsid w:val="14DC2B64"/>
    <w:rsid w:val="14E76C7A"/>
    <w:rsid w:val="14E8F414"/>
    <w:rsid w:val="14FBBD53"/>
    <w:rsid w:val="15061380"/>
    <w:rsid w:val="1513BD3B"/>
    <w:rsid w:val="15140274"/>
    <w:rsid w:val="151BA894"/>
    <w:rsid w:val="1544A220"/>
    <w:rsid w:val="154F9CE1"/>
    <w:rsid w:val="155C1EAF"/>
    <w:rsid w:val="157AC2AE"/>
    <w:rsid w:val="158A82B3"/>
    <w:rsid w:val="15943449"/>
    <w:rsid w:val="15A2674A"/>
    <w:rsid w:val="15ACE374"/>
    <w:rsid w:val="15B0C2B4"/>
    <w:rsid w:val="15B1A5C0"/>
    <w:rsid w:val="15C3D8DC"/>
    <w:rsid w:val="15EB8B31"/>
    <w:rsid w:val="15F471B7"/>
    <w:rsid w:val="1628D250"/>
    <w:rsid w:val="1635DABB"/>
    <w:rsid w:val="163D1473"/>
    <w:rsid w:val="163F1EB1"/>
    <w:rsid w:val="164E2397"/>
    <w:rsid w:val="16520DB1"/>
    <w:rsid w:val="16722D5F"/>
    <w:rsid w:val="1672DEF0"/>
    <w:rsid w:val="167E858C"/>
    <w:rsid w:val="167FF7E7"/>
    <w:rsid w:val="1690C018"/>
    <w:rsid w:val="1690F0C8"/>
    <w:rsid w:val="169FB501"/>
    <w:rsid w:val="16BF8F45"/>
    <w:rsid w:val="16C295C9"/>
    <w:rsid w:val="16C9B136"/>
    <w:rsid w:val="16CB803B"/>
    <w:rsid w:val="16D9BE59"/>
    <w:rsid w:val="16E7E30D"/>
    <w:rsid w:val="16E7E7EA"/>
    <w:rsid w:val="16EF2608"/>
    <w:rsid w:val="16F71112"/>
    <w:rsid w:val="17078752"/>
    <w:rsid w:val="1708277D"/>
    <w:rsid w:val="17101EDF"/>
    <w:rsid w:val="172ED042"/>
    <w:rsid w:val="1733D3A8"/>
    <w:rsid w:val="17344A9B"/>
    <w:rsid w:val="1734A2F0"/>
    <w:rsid w:val="1736B044"/>
    <w:rsid w:val="173B6FFD"/>
    <w:rsid w:val="173CD206"/>
    <w:rsid w:val="1746484C"/>
    <w:rsid w:val="174F41AB"/>
    <w:rsid w:val="1751D6A0"/>
    <w:rsid w:val="17534E72"/>
    <w:rsid w:val="175D0F81"/>
    <w:rsid w:val="175FA560"/>
    <w:rsid w:val="1772D2F8"/>
    <w:rsid w:val="177B285A"/>
    <w:rsid w:val="17846D17"/>
    <w:rsid w:val="1784EEDC"/>
    <w:rsid w:val="1790DC15"/>
    <w:rsid w:val="17959A11"/>
    <w:rsid w:val="17B424EC"/>
    <w:rsid w:val="17B45D96"/>
    <w:rsid w:val="17B63083"/>
    <w:rsid w:val="17C40282"/>
    <w:rsid w:val="17C77EE1"/>
    <w:rsid w:val="17C99E62"/>
    <w:rsid w:val="17CB63EB"/>
    <w:rsid w:val="17D07CDA"/>
    <w:rsid w:val="17E7BF61"/>
    <w:rsid w:val="17ECE5B4"/>
    <w:rsid w:val="180D6066"/>
    <w:rsid w:val="180F61A9"/>
    <w:rsid w:val="18100479"/>
    <w:rsid w:val="181FA6A5"/>
    <w:rsid w:val="1820FA2C"/>
    <w:rsid w:val="1825FA6B"/>
    <w:rsid w:val="183041E0"/>
    <w:rsid w:val="1830A9F2"/>
    <w:rsid w:val="183CB8B8"/>
    <w:rsid w:val="183D366E"/>
    <w:rsid w:val="183E1E42"/>
    <w:rsid w:val="18483461"/>
    <w:rsid w:val="185E05A9"/>
    <w:rsid w:val="1867B907"/>
    <w:rsid w:val="1869B465"/>
    <w:rsid w:val="1869DFF1"/>
    <w:rsid w:val="187695D7"/>
    <w:rsid w:val="187B9ED6"/>
    <w:rsid w:val="18891A37"/>
    <w:rsid w:val="1894C023"/>
    <w:rsid w:val="189EE910"/>
    <w:rsid w:val="18A48876"/>
    <w:rsid w:val="18A6C91B"/>
    <w:rsid w:val="18AC261A"/>
    <w:rsid w:val="18B22694"/>
    <w:rsid w:val="18C3FAF0"/>
    <w:rsid w:val="18C8C18B"/>
    <w:rsid w:val="18C8DC97"/>
    <w:rsid w:val="18D70B1A"/>
    <w:rsid w:val="1901582A"/>
    <w:rsid w:val="190F34F9"/>
    <w:rsid w:val="19174666"/>
    <w:rsid w:val="192249CA"/>
    <w:rsid w:val="193778A3"/>
    <w:rsid w:val="193C0097"/>
    <w:rsid w:val="19514310"/>
    <w:rsid w:val="1957A69C"/>
    <w:rsid w:val="196A3CB1"/>
    <w:rsid w:val="1985AA45"/>
    <w:rsid w:val="19A30119"/>
    <w:rsid w:val="19BCFA78"/>
    <w:rsid w:val="19C7C34C"/>
    <w:rsid w:val="19D3F7B9"/>
    <w:rsid w:val="19ED40D0"/>
    <w:rsid w:val="19F441B8"/>
    <w:rsid w:val="19F4806D"/>
    <w:rsid w:val="1A089CAD"/>
    <w:rsid w:val="1A0DB094"/>
    <w:rsid w:val="1A243D76"/>
    <w:rsid w:val="1A24BA6D"/>
    <w:rsid w:val="1A298492"/>
    <w:rsid w:val="1A37CBC2"/>
    <w:rsid w:val="1A4507D5"/>
    <w:rsid w:val="1A4BEF16"/>
    <w:rsid w:val="1A4EFB67"/>
    <w:rsid w:val="1A55474D"/>
    <w:rsid w:val="1A5EDDD0"/>
    <w:rsid w:val="1A5F61EB"/>
    <w:rsid w:val="1A6A8317"/>
    <w:rsid w:val="1A6CF56C"/>
    <w:rsid w:val="1A759618"/>
    <w:rsid w:val="1A8D14DA"/>
    <w:rsid w:val="1A8F51DA"/>
    <w:rsid w:val="1A9525DB"/>
    <w:rsid w:val="1A993853"/>
    <w:rsid w:val="1AA499B0"/>
    <w:rsid w:val="1AA63D37"/>
    <w:rsid w:val="1AAEBFE5"/>
    <w:rsid w:val="1AB66842"/>
    <w:rsid w:val="1AB8A927"/>
    <w:rsid w:val="1ABA05AE"/>
    <w:rsid w:val="1ABBC376"/>
    <w:rsid w:val="1ABDC20D"/>
    <w:rsid w:val="1AC1A42B"/>
    <w:rsid w:val="1AC44529"/>
    <w:rsid w:val="1AC9E5C8"/>
    <w:rsid w:val="1AD9E700"/>
    <w:rsid w:val="1AECFFCC"/>
    <w:rsid w:val="1AF3BF41"/>
    <w:rsid w:val="1B029200"/>
    <w:rsid w:val="1B07F960"/>
    <w:rsid w:val="1B0ABFEB"/>
    <w:rsid w:val="1B185890"/>
    <w:rsid w:val="1B189A02"/>
    <w:rsid w:val="1B1E56F3"/>
    <w:rsid w:val="1B2194BA"/>
    <w:rsid w:val="1B2A013A"/>
    <w:rsid w:val="1B3CAF19"/>
    <w:rsid w:val="1B60416A"/>
    <w:rsid w:val="1B60E419"/>
    <w:rsid w:val="1B61F7C1"/>
    <w:rsid w:val="1B639D3C"/>
    <w:rsid w:val="1B689531"/>
    <w:rsid w:val="1B6B07DD"/>
    <w:rsid w:val="1B6D4504"/>
    <w:rsid w:val="1B727685"/>
    <w:rsid w:val="1B72AC2C"/>
    <w:rsid w:val="1B7FD8C7"/>
    <w:rsid w:val="1BB483D7"/>
    <w:rsid w:val="1BB85B59"/>
    <w:rsid w:val="1BC24F3A"/>
    <w:rsid w:val="1BC2D461"/>
    <w:rsid w:val="1BE4F535"/>
    <w:rsid w:val="1BEA4036"/>
    <w:rsid w:val="1BF2F1DF"/>
    <w:rsid w:val="1BFDBD9C"/>
    <w:rsid w:val="1C04DFE9"/>
    <w:rsid w:val="1C0A43E4"/>
    <w:rsid w:val="1C0BCA5B"/>
    <w:rsid w:val="1C242723"/>
    <w:rsid w:val="1C42A605"/>
    <w:rsid w:val="1C481A6E"/>
    <w:rsid w:val="1C49486B"/>
    <w:rsid w:val="1C4A3EB2"/>
    <w:rsid w:val="1C580096"/>
    <w:rsid w:val="1C637A41"/>
    <w:rsid w:val="1C7A5627"/>
    <w:rsid w:val="1C8FE960"/>
    <w:rsid w:val="1C96ACA8"/>
    <w:rsid w:val="1C9EDB62"/>
    <w:rsid w:val="1CA5B515"/>
    <w:rsid w:val="1CB002E8"/>
    <w:rsid w:val="1CC6D820"/>
    <w:rsid w:val="1CD95602"/>
    <w:rsid w:val="1CE4AC1C"/>
    <w:rsid w:val="1CEC4252"/>
    <w:rsid w:val="1CF0A2FC"/>
    <w:rsid w:val="1CF34FF2"/>
    <w:rsid w:val="1D11F17C"/>
    <w:rsid w:val="1D239817"/>
    <w:rsid w:val="1D250CAB"/>
    <w:rsid w:val="1D296B99"/>
    <w:rsid w:val="1D4B1BB2"/>
    <w:rsid w:val="1D4D39B3"/>
    <w:rsid w:val="1D523FEA"/>
    <w:rsid w:val="1D6BB083"/>
    <w:rsid w:val="1D6D91A6"/>
    <w:rsid w:val="1D7CA897"/>
    <w:rsid w:val="1D884414"/>
    <w:rsid w:val="1D9304DC"/>
    <w:rsid w:val="1DA8C522"/>
    <w:rsid w:val="1DACAA76"/>
    <w:rsid w:val="1DAFCFE7"/>
    <w:rsid w:val="1DB37F78"/>
    <w:rsid w:val="1DB81A0C"/>
    <w:rsid w:val="1DBB8229"/>
    <w:rsid w:val="1DBCF62C"/>
    <w:rsid w:val="1DC2D73F"/>
    <w:rsid w:val="1DCAE5BB"/>
    <w:rsid w:val="1DD0BF69"/>
    <w:rsid w:val="1DD357E4"/>
    <w:rsid w:val="1DDE452A"/>
    <w:rsid w:val="1DE34714"/>
    <w:rsid w:val="1DEA94FC"/>
    <w:rsid w:val="1DF082B6"/>
    <w:rsid w:val="1DF9F857"/>
    <w:rsid w:val="1DFC4178"/>
    <w:rsid w:val="1E05C662"/>
    <w:rsid w:val="1E08BAC7"/>
    <w:rsid w:val="1E1655DD"/>
    <w:rsid w:val="1E2B7CC1"/>
    <w:rsid w:val="1E359374"/>
    <w:rsid w:val="1E366B41"/>
    <w:rsid w:val="1E3F3521"/>
    <w:rsid w:val="1E476707"/>
    <w:rsid w:val="1E4F7872"/>
    <w:rsid w:val="1E6C25CD"/>
    <w:rsid w:val="1E6C68E2"/>
    <w:rsid w:val="1E723C4F"/>
    <w:rsid w:val="1E73221A"/>
    <w:rsid w:val="1E7C42D8"/>
    <w:rsid w:val="1E7E9F44"/>
    <w:rsid w:val="1E88736C"/>
    <w:rsid w:val="1E9DA174"/>
    <w:rsid w:val="1EA4C7E2"/>
    <w:rsid w:val="1EB7EF69"/>
    <w:rsid w:val="1EBC9E71"/>
    <w:rsid w:val="1ECB027D"/>
    <w:rsid w:val="1ED86128"/>
    <w:rsid w:val="1EDC8035"/>
    <w:rsid w:val="1EF86CB8"/>
    <w:rsid w:val="1F16D6F4"/>
    <w:rsid w:val="1F191024"/>
    <w:rsid w:val="1F230C5A"/>
    <w:rsid w:val="1F26878B"/>
    <w:rsid w:val="1F37CB55"/>
    <w:rsid w:val="1F3F01C0"/>
    <w:rsid w:val="1F4E2FD4"/>
    <w:rsid w:val="1F5195C2"/>
    <w:rsid w:val="1F6085FD"/>
    <w:rsid w:val="1F62A847"/>
    <w:rsid w:val="1F672CE7"/>
    <w:rsid w:val="1F6AB745"/>
    <w:rsid w:val="1F6F2ABA"/>
    <w:rsid w:val="1F70ACE7"/>
    <w:rsid w:val="1F71D1C0"/>
    <w:rsid w:val="1F7621A3"/>
    <w:rsid w:val="1F93B028"/>
    <w:rsid w:val="1F978DB9"/>
    <w:rsid w:val="1FAC3F75"/>
    <w:rsid w:val="1FB2E5E7"/>
    <w:rsid w:val="1FB876FC"/>
    <w:rsid w:val="1FC3AEE3"/>
    <w:rsid w:val="1FCF9EF4"/>
    <w:rsid w:val="1FD3704C"/>
    <w:rsid w:val="1FD675D0"/>
    <w:rsid w:val="1FE78199"/>
    <w:rsid w:val="201E3DF8"/>
    <w:rsid w:val="20281A85"/>
    <w:rsid w:val="202CC18D"/>
    <w:rsid w:val="20309CB2"/>
    <w:rsid w:val="20310C50"/>
    <w:rsid w:val="2033B5B3"/>
    <w:rsid w:val="2045E69E"/>
    <w:rsid w:val="204EEA89"/>
    <w:rsid w:val="20504FB2"/>
    <w:rsid w:val="205B89A5"/>
    <w:rsid w:val="2065030B"/>
    <w:rsid w:val="20755ECF"/>
    <w:rsid w:val="207FAF8A"/>
    <w:rsid w:val="2081C12D"/>
    <w:rsid w:val="2088A482"/>
    <w:rsid w:val="2090D989"/>
    <w:rsid w:val="2093608B"/>
    <w:rsid w:val="209587A0"/>
    <w:rsid w:val="20BAE59E"/>
    <w:rsid w:val="20C01850"/>
    <w:rsid w:val="20C6F785"/>
    <w:rsid w:val="20CB50B8"/>
    <w:rsid w:val="20CF1EFB"/>
    <w:rsid w:val="20D389D4"/>
    <w:rsid w:val="20DADFEF"/>
    <w:rsid w:val="20DB0FE2"/>
    <w:rsid w:val="20DE2C08"/>
    <w:rsid w:val="20EBC1BC"/>
    <w:rsid w:val="20F1285D"/>
    <w:rsid w:val="20F5603F"/>
    <w:rsid w:val="20FC0F23"/>
    <w:rsid w:val="210AF8A6"/>
    <w:rsid w:val="210D46F8"/>
    <w:rsid w:val="21104B53"/>
    <w:rsid w:val="2113DB34"/>
    <w:rsid w:val="211726ED"/>
    <w:rsid w:val="2118F306"/>
    <w:rsid w:val="21229DF5"/>
    <w:rsid w:val="21384243"/>
    <w:rsid w:val="213EB8D6"/>
    <w:rsid w:val="214A4FA5"/>
    <w:rsid w:val="2156CB74"/>
    <w:rsid w:val="2163C854"/>
    <w:rsid w:val="2172AFD6"/>
    <w:rsid w:val="2173727D"/>
    <w:rsid w:val="21770057"/>
    <w:rsid w:val="217C18BA"/>
    <w:rsid w:val="21897BB0"/>
    <w:rsid w:val="2191CB7B"/>
    <w:rsid w:val="2195A18C"/>
    <w:rsid w:val="2195D9E3"/>
    <w:rsid w:val="21985D90"/>
    <w:rsid w:val="21AD8F2F"/>
    <w:rsid w:val="21AE099D"/>
    <w:rsid w:val="21C117FE"/>
    <w:rsid w:val="21CF9F94"/>
    <w:rsid w:val="21E1E9BE"/>
    <w:rsid w:val="21E7DC1A"/>
    <w:rsid w:val="21EA0AA6"/>
    <w:rsid w:val="21F2857C"/>
    <w:rsid w:val="21F397B6"/>
    <w:rsid w:val="21FFB0A1"/>
    <w:rsid w:val="220B9EB1"/>
    <w:rsid w:val="22147392"/>
    <w:rsid w:val="221ABCE6"/>
    <w:rsid w:val="221C0FB1"/>
    <w:rsid w:val="221D25A8"/>
    <w:rsid w:val="222E9D74"/>
    <w:rsid w:val="2243C2EE"/>
    <w:rsid w:val="224FEE3D"/>
    <w:rsid w:val="2255FF0A"/>
    <w:rsid w:val="226B3EA2"/>
    <w:rsid w:val="2276430A"/>
    <w:rsid w:val="22783306"/>
    <w:rsid w:val="227C6FE0"/>
    <w:rsid w:val="22955D93"/>
    <w:rsid w:val="22A279E1"/>
    <w:rsid w:val="22AD00CE"/>
    <w:rsid w:val="22B90BCC"/>
    <w:rsid w:val="22C10A91"/>
    <w:rsid w:val="22D9E121"/>
    <w:rsid w:val="22E6AED1"/>
    <w:rsid w:val="22E7107B"/>
    <w:rsid w:val="22EED6BC"/>
    <w:rsid w:val="22EF1AC8"/>
    <w:rsid w:val="23145055"/>
    <w:rsid w:val="23213ADF"/>
    <w:rsid w:val="23389231"/>
    <w:rsid w:val="23391931"/>
    <w:rsid w:val="234F456C"/>
    <w:rsid w:val="2354CA91"/>
    <w:rsid w:val="235C026B"/>
    <w:rsid w:val="23624F12"/>
    <w:rsid w:val="2363EF10"/>
    <w:rsid w:val="236AB324"/>
    <w:rsid w:val="2379B574"/>
    <w:rsid w:val="237CB104"/>
    <w:rsid w:val="23839B51"/>
    <w:rsid w:val="2386FFEE"/>
    <w:rsid w:val="23915633"/>
    <w:rsid w:val="23B7D7D4"/>
    <w:rsid w:val="23BAA357"/>
    <w:rsid w:val="23BF8145"/>
    <w:rsid w:val="23C76AA1"/>
    <w:rsid w:val="23CEAEF8"/>
    <w:rsid w:val="23D21DDC"/>
    <w:rsid w:val="23E4167A"/>
    <w:rsid w:val="23EE79A5"/>
    <w:rsid w:val="23F19794"/>
    <w:rsid w:val="240A81DD"/>
    <w:rsid w:val="240A99DE"/>
    <w:rsid w:val="240B3220"/>
    <w:rsid w:val="241D41EE"/>
    <w:rsid w:val="242150DE"/>
    <w:rsid w:val="2427228B"/>
    <w:rsid w:val="242A718F"/>
    <w:rsid w:val="242ABB40"/>
    <w:rsid w:val="243164C0"/>
    <w:rsid w:val="2435D5FB"/>
    <w:rsid w:val="2441C9EB"/>
    <w:rsid w:val="244311B2"/>
    <w:rsid w:val="244B7BF6"/>
    <w:rsid w:val="24545F0C"/>
    <w:rsid w:val="246ADE4A"/>
    <w:rsid w:val="246ED9CC"/>
    <w:rsid w:val="247092FE"/>
    <w:rsid w:val="2479DB9B"/>
    <w:rsid w:val="2496C59E"/>
    <w:rsid w:val="249BD301"/>
    <w:rsid w:val="249E81DA"/>
    <w:rsid w:val="24B2F0EF"/>
    <w:rsid w:val="24B5FB2B"/>
    <w:rsid w:val="24C0D6D9"/>
    <w:rsid w:val="24C74462"/>
    <w:rsid w:val="24D6E88F"/>
    <w:rsid w:val="24D80EA0"/>
    <w:rsid w:val="24D878B9"/>
    <w:rsid w:val="24DD1DB3"/>
    <w:rsid w:val="24EBACC1"/>
    <w:rsid w:val="24F4F7D6"/>
    <w:rsid w:val="25005CF2"/>
    <w:rsid w:val="250B89E8"/>
    <w:rsid w:val="251A18E4"/>
    <w:rsid w:val="251A8DBC"/>
    <w:rsid w:val="2520165B"/>
    <w:rsid w:val="25224215"/>
    <w:rsid w:val="2530B84C"/>
    <w:rsid w:val="2531C70D"/>
    <w:rsid w:val="2538CD2A"/>
    <w:rsid w:val="25515BAE"/>
    <w:rsid w:val="25541CC4"/>
    <w:rsid w:val="256A28D9"/>
    <w:rsid w:val="25727631"/>
    <w:rsid w:val="2584C2E2"/>
    <w:rsid w:val="2586DD48"/>
    <w:rsid w:val="25892DB2"/>
    <w:rsid w:val="258C889F"/>
    <w:rsid w:val="2597D329"/>
    <w:rsid w:val="25A44B7E"/>
    <w:rsid w:val="25A70281"/>
    <w:rsid w:val="25AC3450"/>
    <w:rsid w:val="25C72CFD"/>
    <w:rsid w:val="25C97F79"/>
    <w:rsid w:val="25D1A65C"/>
    <w:rsid w:val="25D8D447"/>
    <w:rsid w:val="25D93BA1"/>
    <w:rsid w:val="25D9B274"/>
    <w:rsid w:val="25E7E82C"/>
    <w:rsid w:val="25EBAA44"/>
    <w:rsid w:val="25F27747"/>
    <w:rsid w:val="25FC2877"/>
    <w:rsid w:val="260D3EB8"/>
    <w:rsid w:val="2614C5B7"/>
    <w:rsid w:val="2630AC25"/>
    <w:rsid w:val="26310F98"/>
    <w:rsid w:val="26407FEB"/>
    <w:rsid w:val="26540BF1"/>
    <w:rsid w:val="266F20C3"/>
    <w:rsid w:val="26717975"/>
    <w:rsid w:val="2676CBA4"/>
    <w:rsid w:val="2683DDC8"/>
    <w:rsid w:val="268E6B79"/>
    <w:rsid w:val="26A83B5A"/>
    <w:rsid w:val="26A8DE00"/>
    <w:rsid w:val="26B83C23"/>
    <w:rsid w:val="26CAA61C"/>
    <w:rsid w:val="26CC73AC"/>
    <w:rsid w:val="26D80B3A"/>
    <w:rsid w:val="26E0A9F1"/>
    <w:rsid w:val="26EFD437"/>
    <w:rsid w:val="26F475EA"/>
    <w:rsid w:val="26FB5A74"/>
    <w:rsid w:val="26FE075D"/>
    <w:rsid w:val="26FEB774"/>
    <w:rsid w:val="2701F59E"/>
    <w:rsid w:val="2703F78C"/>
    <w:rsid w:val="270FE018"/>
    <w:rsid w:val="271421A5"/>
    <w:rsid w:val="271990B0"/>
    <w:rsid w:val="273EEACE"/>
    <w:rsid w:val="273F595C"/>
    <w:rsid w:val="273FC9ED"/>
    <w:rsid w:val="2742D2E2"/>
    <w:rsid w:val="275284EA"/>
    <w:rsid w:val="2755BC24"/>
    <w:rsid w:val="27568853"/>
    <w:rsid w:val="2756C6F9"/>
    <w:rsid w:val="275B32DD"/>
    <w:rsid w:val="275BF58B"/>
    <w:rsid w:val="2775BF55"/>
    <w:rsid w:val="2788FF3B"/>
    <w:rsid w:val="27ABD484"/>
    <w:rsid w:val="27AD9876"/>
    <w:rsid w:val="27B3B772"/>
    <w:rsid w:val="27B5C739"/>
    <w:rsid w:val="27BC5977"/>
    <w:rsid w:val="27BE4186"/>
    <w:rsid w:val="27C6E572"/>
    <w:rsid w:val="27CDC469"/>
    <w:rsid w:val="27DA2E45"/>
    <w:rsid w:val="27DC6F26"/>
    <w:rsid w:val="27E2D083"/>
    <w:rsid w:val="27E3A516"/>
    <w:rsid w:val="2807AC6B"/>
    <w:rsid w:val="28143EA5"/>
    <w:rsid w:val="2814E453"/>
    <w:rsid w:val="2839F416"/>
    <w:rsid w:val="284377DC"/>
    <w:rsid w:val="2854A423"/>
    <w:rsid w:val="28578B97"/>
    <w:rsid w:val="286184F7"/>
    <w:rsid w:val="28739586"/>
    <w:rsid w:val="28762EEC"/>
    <w:rsid w:val="288BF6BB"/>
    <w:rsid w:val="288DDBFC"/>
    <w:rsid w:val="2895B871"/>
    <w:rsid w:val="28BF6044"/>
    <w:rsid w:val="28C92378"/>
    <w:rsid w:val="28CB13E9"/>
    <w:rsid w:val="28D5584C"/>
    <w:rsid w:val="28DD3A55"/>
    <w:rsid w:val="28F1DDA2"/>
    <w:rsid w:val="28F258B4"/>
    <w:rsid w:val="28F25F8F"/>
    <w:rsid w:val="29077DA1"/>
    <w:rsid w:val="2912744B"/>
    <w:rsid w:val="2916DE70"/>
    <w:rsid w:val="2918A4B8"/>
    <w:rsid w:val="29226FFA"/>
    <w:rsid w:val="2929A87F"/>
    <w:rsid w:val="292F4453"/>
    <w:rsid w:val="293C3C05"/>
    <w:rsid w:val="29441F7B"/>
    <w:rsid w:val="294B5E17"/>
    <w:rsid w:val="295081B4"/>
    <w:rsid w:val="295A18BB"/>
    <w:rsid w:val="295C222B"/>
    <w:rsid w:val="29658ED6"/>
    <w:rsid w:val="296CEE42"/>
    <w:rsid w:val="29751147"/>
    <w:rsid w:val="2979E994"/>
    <w:rsid w:val="29816092"/>
    <w:rsid w:val="2985C93C"/>
    <w:rsid w:val="29953965"/>
    <w:rsid w:val="299E503F"/>
    <w:rsid w:val="299F736C"/>
    <w:rsid w:val="29C5DA3B"/>
    <w:rsid w:val="29D05B74"/>
    <w:rsid w:val="29D2D70D"/>
    <w:rsid w:val="29DABEF2"/>
    <w:rsid w:val="29E64ABF"/>
    <w:rsid w:val="29FFF177"/>
    <w:rsid w:val="2A092BDB"/>
    <w:rsid w:val="2A0EAAAB"/>
    <w:rsid w:val="2A12B00C"/>
    <w:rsid w:val="2A26FD94"/>
    <w:rsid w:val="2A31F072"/>
    <w:rsid w:val="2A49DBB4"/>
    <w:rsid w:val="2A4B7347"/>
    <w:rsid w:val="2A4D642B"/>
    <w:rsid w:val="2A5DE717"/>
    <w:rsid w:val="2A6345FB"/>
    <w:rsid w:val="2A858089"/>
    <w:rsid w:val="2A85833C"/>
    <w:rsid w:val="2A8E2915"/>
    <w:rsid w:val="2A905F83"/>
    <w:rsid w:val="2A970245"/>
    <w:rsid w:val="2A9A0924"/>
    <w:rsid w:val="2A9A6C30"/>
    <w:rsid w:val="2A9E23DC"/>
    <w:rsid w:val="2AA3E9FA"/>
    <w:rsid w:val="2AA74F9F"/>
    <w:rsid w:val="2AAB893F"/>
    <w:rsid w:val="2AB38020"/>
    <w:rsid w:val="2AB9A012"/>
    <w:rsid w:val="2AB9C872"/>
    <w:rsid w:val="2AC0A7E1"/>
    <w:rsid w:val="2AC3F4EA"/>
    <w:rsid w:val="2AC589E5"/>
    <w:rsid w:val="2AC7B0CE"/>
    <w:rsid w:val="2ACA2A45"/>
    <w:rsid w:val="2ADAD702"/>
    <w:rsid w:val="2ADB6A3D"/>
    <w:rsid w:val="2AFFDA93"/>
    <w:rsid w:val="2B02740A"/>
    <w:rsid w:val="2B06DA50"/>
    <w:rsid w:val="2B1B45D8"/>
    <w:rsid w:val="2B1E8EEE"/>
    <w:rsid w:val="2B26D720"/>
    <w:rsid w:val="2B30B8AB"/>
    <w:rsid w:val="2B313FF0"/>
    <w:rsid w:val="2B585E97"/>
    <w:rsid w:val="2B638EE0"/>
    <w:rsid w:val="2B71802B"/>
    <w:rsid w:val="2B7BAC7D"/>
    <w:rsid w:val="2B7E41B2"/>
    <w:rsid w:val="2B955810"/>
    <w:rsid w:val="2B9F0C98"/>
    <w:rsid w:val="2BA90E20"/>
    <w:rsid w:val="2BB45ECA"/>
    <w:rsid w:val="2BB98D2C"/>
    <w:rsid w:val="2BC4237E"/>
    <w:rsid w:val="2BC59E9E"/>
    <w:rsid w:val="2BE2B1B3"/>
    <w:rsid w:val="2BF203FB"/>
    <w:rsid w:val="2BF23E11"/>
    <w:rsid w:val="2BF8F88B"/>
    <w:rsid w:val="2C019396"/>
    <w:rsid w:val="2C01B454"/>
    <w:rsid w:val="2C075FB1"/>
    <w:rsid w:val="2C13C9BC"/>
    <w:rsid w:val="2C16B4DC"/>
    <w:rsid w:val="2C2BA10C"/>
    <w:rsid w:val="2C590914"/>
    <w:rsid w:val="2C6F6F70"/>
    <w:rsid w:val="2C7B9464"/>
    <w:rsid w:val="2C81708C"/>
    <w:rsid w:val="2C84073B"/>
    <w:rsid w:val="2C87DAD6"/>
    <w:rsid w:val="2C91540C"/>
    <w:rsid w:val="2C92DDD0"/>
    <w:rsid w:val="2C99C0BD"/>
    <w:rsid w:val="2CACEB35"/>
    <w:rsid w:val="2CD01150"/>
    <w:rsid w:val="2CEC3A82"/>
    <w:rsid w:val="2CF2A70D"/>
    <w:rsid w:val="2CF99C7E"/>
    <w:rsid w:val="2D104493"/>
    <w:rsid w:val="2D133D6B"/>
    <w:rsid w:val="2D135B4C"/>
    <w:rsid w:val="2D16DB7E"/>
    <w:rsid w:val="2D23D4E3"/>
    <w:rsid w:val="2D281546"/>
    <w:rsid w:val="2D34BE0C"/>
    <w:rsid w:val="2D356CDF"/>
    <w:rsid w:val="2D472BBF"/>
    <w:rsid w:val="2D483867"/>
    <w:rsid w:val="2D4A797C"/>
    <w:rsid w:val="2D5E9E56"/>
    <w:rsid w:val="2D7D1B2D"/>
    <w:rsid w:val="2D7DC1CC"/>
    <w:rsid w:val="2DA528C3"/>
    <w:rsid w:val="2DB306CD"/>
    <w:rsid w:val="2DB65D1F"/>
    <w:rsid w:val="2DBC8E28"/>
    <w:rsid w:val="2DCF105E"/>
    <w:rsid w:val="2DD00AFB"/>
    <w:rsid w:val="2DE2064E"/>
    <w:rsid w:val="2DF4FB8D"/>
    <w:rsid w:val="2DFA6742"/>
    <w:rsid w:val="2DFE81F7"/>
    <w:rsid w:val="2E1206AE"/>
    <w:rsid w:val="2E1F52BB"/>
    <w:rsid w:val="2E2B72AD"/>
    <w:rsid w:val="2E2BF214"/>
    <w:rsid w:val="2E384612"/>
    <w:rsid w:val="2E42E88B"/>
    <w:rsid w:val="2E503E97"/>
    <w:rsid w:val="2E781704"/>
    <w:rsid w:val="2E8585BB"/>
    <w:rsid w:val="2E91D9F5"/>
    <w:rsid w:val="2EAAB742"/>
    <w:rsid w:val="2EB53062"/>
    <w:rsid w:val="2ECEFEFB"/>
    <w:rsid w:val="2ED58742"/>
    <w:rsid w:val="2ED7A91F"/>
    <w:rsid w:val="2EF54B99"/>
    <w:rsid w:val="2EFCF4CA"/>
    <w:rsid w:val="2F034E06"/>
    <w:rsid w:val="2F1202A1"/>
    <w:rsid w:val="2F21B45F"/>
    <w:rsid w:val="2F34D530"/>
    <w:rsid w:val="2F35CA9E"/>
    <w:rsid w:val="2F40102D"/>
    <w:rsid w:val="2F40A714"/>
    <w:rsid w:val="2F4B2A96"/>
    <w:rsid w:val="2F619A38"/>
    <w:rsid w:val="2F668E30"/>
    <w:rsid w:val="2F8094BA"/>
    <w:rsid w:val="2F831499"/>
    <w:rsid w:val="2F85CF76"/>
    <w:rsid w:val="2F87E34C"/>
    <w:rsid w:val="2F8A2F00"/>
    <w:rsid w:val="2F9C2DE9"/>
    <w:rsid w:val="2FA0E278"/>
    <w:rsid w:val="2FB3E91F"/>
    <w:rsid w:val="2FB5B51D"/>
    <w:rsid w:val="2FBBA6B6"/>
    <w:rsid w:val="2FCD42B5"/>
    <w:rsid w:val="2FCFA1DD"/>
    <w:rsid w:val="2FD74EA3"/>
    <w:rsid w:val="2FDEC0B3"/>
    <w:rsid w:val="2FEBF821"/>
    <w:rsid w:val="2FFD69A3"/>
    <w:rsid w:val="2FFDCCEE"/>
    <w:rsid w:val="3006C8AE"/>
    <w:rsid w:val="3009EC23"/>
    <w:rsid w:val="300AF1E4"/>
    <w:rsid w:val="3029FAF2"/>
    <w:rsid w:val="3033BAA3"/>
    <w:rsid w:val="303996E4"/>
    <w:rsid w:val="30408E56"/>
    <w:rsid w:val="30427B04"/>
    <w:rsid w:val="30509F85"/>
    <w:rsid w:val="305B94B1"/>
    <w:rsid w:val="306AFCA8"/>
    <w:rsid w:val="306B8BFA"/>
    <w:rsid w:val="306E6102"/>
    <w:rsid w:val="3097C7CA"/>
    <w:rsid w:val="309F4400"/>
    <w:rsid w:val="30AD62BF"/>
    <w:rsid w:val="3100EDC2"/>
    <w:rsid w:val="311D87DE"/>
    <w:rsid w:val="3120C4A1"/>
    <w:rsid w:val="312BB371"/>
    <w:rsid w:val="312FACCB"/>
    <w:rsid w:val="31328859"/>
    <w:rsid w:val="3132A377"/>
    <w:rsid w:val="31340851"/>
    <w:rsid w:val="3134DE40"/>
    <w:rsid w:val="313EA7F4"/>
    <w:rsid w:val="3143E9BE"/>
    <w:rsid w:val="3144FD95"/>
    <w:rsid w:val="314F1E80"/>
    <w:rsid w:val="31666064"/>
    <w:rsid w:val="3170B785"/>
    <w:rsid w:val="3171ED4E"/>
    <w:rsid w:val="3177D001"/>
    <w:rsid w:val="317DD050"/>
    <w:rsid w:val="3180B00C"/>
    <w:rsid w:val="3184FB79"/>
    <w:rsid w:val="319C1247"/>
    <w:rsid w:val="319FB3A3"/>
    <w:rsid w:val="31ABCE0D"/>
    <w:rsid w:val="31CD6503"/>
    <w:rsid w:val="31D36B4C"/>
    <w:rsid w:val="31D765AE"/>
    <w:rsid w:val="31DDE830"/>
    <w:rsid w:val="31DF0376"/>
    <w:rsid w:val="31E3CB60"/>
    <w:rsid w:val="31F6DF1A"/>
    <w:rsid w:val="320C49F1"/>
    <w:rsid w:val="321201AA"/>
    <w:rsid w:val="321373FE"/>
    <w:rsid w:val="321AD001"/>
    <w:rsid w:val="32207774"/>
    <w:rsid w:val="32225ED7"/>
    <w:rsid w:val="3222F32C"/>
    <w:rsid w:val="32481C74"/>
    <w:rsid w:val="324BE637"/>
    <w:rsid w:val="3259A659"/>
    <w:rsid w:val="3279D584"/>
    <w:rsid w:val="32A882D5"/>
    <w:rsid w:val="32AF08A2"/>
    <w:rsid w:val="32C14D87"/>
    <w:rsid w:val="32C29523"/>
    <w:rsid w:val="32CA8304"/>
    <w:rsid w:val="32DD0658"/>
    <w:rsid w:val="32FBC575"/>
    <w:rsid w:val="3304BC89"/>
    <w:rsid w:val="330CDD06"/>
    <w:rsid w:val="330E1EFD"/>
    <w:rsid w:val="330F1A7B"/>
    <w:rsid w:val="33169C5B"/>
    <w:rsid w:val="331F7BB5"/>
    <w:rsid w:val="332E57CA"/>
    <w:rsid w:val="33339F01"/>
    <w:rsid w:val="3334814E"/>
    <w:rsid w:val="33365F42"/>
    <w:rsid w:val="3340D648"/>
    <w:rsid w:val="33461556"/>
    <w:rsid w:val="33553AA9"/>
    <w:rsid w:val="337303C7"/>
    <w:rsid w:val="33764655"/>
    <w:rsid w:val="339DBA2F"/>
    <w:rsid w:val="33A81A52"/>
    <w:rsid w:val="33E81B49"/>
    <w:rsid w:val="33F966CB"/>
    <w:rsid w:val="341106F1"/>
    <w:rsid w:val="342BB39B"/>
    <w:rsid w:val="3439FF53"/>
    <w:rsid w:val="343ADD80"/>
    <w:rsid w:val="34411977"/>
    <w:rsid w:val="3454CF4B"/>
    <w:rsid w:val="34621C3F"/>
    <w:rsid w:val="34802018"/>
    <w:rsid w:val="34884F9C"/>
    <w:rsid w:val="348CAD46"/>
    <w:rsid w:val="349321DA"/>
    <w:rsid w:val="34A2BA8F"/>
    <w:rsid w:val="34A5E12A"/>
    <w:rsid w:val="34A7A1DC"/>
    <w:rsid w:val="34B3783F"/>
    <w:rsid w:val="34DB1237"/>
    <w:rsid w:val="34DC7749"/>
    <w:rsid w:val="34E55100"/>
    <w:rsid w:val="34ED65B5"/>
    <w:rsid w:val="34F3EF69"/>
    <w:rsid w:val="34F64126"/>
    <w:rsid w:val="3510DF68"/>
    <w:rsid w:val="35150B19"/>
    <w:rsid w:val="351C7A96"/>
    <w:rsid w:val="352AC9FC"/>
    <w:rsid w:val="3532C7C7"/>
    <w:rsid w:val="3537282A"/>
    <w:rsid w:val="35384E31"/>
    <w:rsid w:val="35447E68"/>
    <w:rsid w:val="35522FE0"/>
    <w:rsid w:val="3555FE88"/>
    <w:rsid w:val="355B34A8"/>
    <w:rsid w:val="355B6E0D"/>
    <w:rsid w:val="35622D3B"/>
    <w:rsid w:val="35677ADA"/>
    <w:rsid w:val="356D9A23"/>
    <w:rsid w:val="35848C03"/>
    <w:rsid w:val="35875C6C"/>
    <w:rsid w:val="35A95F6C"/>
    <w:rsid w:val="35B570A6"/>
    <w:rsid w:val="35C01F6A"/>
    <w:rsid w:val="35C0F72F"/>
    <w:rsid w:val="35CB0AE1"/>
    <w:rsid w:val="35D13A0C"/>
    <w:rsid w:val="35DF4426"/>
    <w:rsid w:val="35E504E7"/>
    <w:rsid w:val="35E955A6"/>
    <w:rsid w:val="35ECD11F"/>
    <w:rsid w:val="35F18764"/>
    <w:rsid w:val="35F9005C"/>
    <w:rsid w:val="35FCBE93"/>
    <w:rsid w:val="3600AA43"/>
    <w:rsid w:val="3607FD64"/>
    <w:rsid w:val="3609045C"/>
    <w:rsid w:val="36208EBB"/>
    <w:rsid w:val="3620B1D7"/>
    <w:rsid w:val="36550FA7"/>
    <w:rsid w:val="36552807"/>
    <w:rsid w:val="365761DF"/>
    <w:rsid w:val="365A19B5"/>
    <w:rsid w:val="365C9A78"/>
    <w:rsid w:val="366C2210"/>
    <w:rsid w:val="367169F8"/>
    <w:rsid w:val="367CFF33"/>
    <w:rsid w:val="3680C208"/>
    <w:rsid w:val="3682D6E5"/>
    <w:rsid w:val="3691C069"/>
    <w:rsid w:val="36921187"/>
    <w:rsid w:val="36945E1B"/>
    <w:rsid w:val="36951648"/>
    <w:rsid w:val="36A2838F"/>
    <w:rsid w:val="36A6CFE4"/>
    <w:rsid w:val="36A7BC0F"/>
    <w:rsid w:val="36ABC3AE"/>
    <w:rsid w:val="36B15A15"/>
    <w:rsid w:val="36BD02E0"/>
    <w:rsid w:val="36C09B46"/>
    <w:rsid w:val="36CB46DC"/>
    <w:rsid w:val="36D6E512"/>
    <w:rsid w:val="36DFBB14"/>
    <w:rsid w:val="36E04EC9"/>
    <w:rsid w:val="36E17D5E"/>
    <w:rsid w:val="36E30E08"/>
    <w:rsid w:val="36EC27D5"/>
    <w:rsid w:val="36EF0501"/>
    <w:rsid w:val="3706C736"/>
    <w:rsid w:val="370B982D"/>
    <w:rsid w:val="3716833A"/>
    <w:rsid w:val="3719CAF0"/>
    <w:rsid w:val="37276811"/>
    <w:rsid w:val="3749F9BA"/>
    <w:rsid w:val="374D63D0"/>
    <w:rsid w:val="376AE4BE"/>
    <w:rsid w:val="376B719B"/>
    <w:rsid w:val="376E243F"/>
    <w:rsid w:val="37727E42"/>
    <w:rsid w:val="377DF1E5"/>
    <w:rsid w:val="37841C6C"/>
    <w:rsid w:val="3788E03B"/>
    <w:rsid w:val="37BB656C"/>
    <w:rsid w:val="37BC1F62"/>
    <w:rsid w:val="37C82FC4"/>
    <w:rsid w:val="37CC697F"/>
    <w:rsid w:val="37D5779A"/>
    <w:rsid w:val="37E3FF50"/>
    <w:rsid w:val="37E6FE1F"/>
    <w:rsid w:val="37F13D43"/>
    <w:rsid w:val="37F909E5"/>
    <w:rsid w:val="37FB41A3"/>
    <w:rsid w:val="38026EE2"/>
    <w:rsid w:val="3816DF50"/>
    <w:rsid w:val="381D7AF7"/>
    <w:rsid w:val="38250677"/>
    <w:rsid w:val="3826E5A7"/>
    <w:rsid w:val="3830714B"/>
    <w:rsid w:val="383844AB"/>
    <w:rsid w:val="383BDCB5"/>
    <w:rsid w:val="384901D1"/>
    <w:rsid w:val="3852AF67"/>
    <w:rsid w:val="385881CF"/>
    <w:rsid w:val="385A0FE8"/>
    <w:rsid w:val="386800BE"/>
    <w:rsid w:val="3875AE2C"/>
    <w:rsid w:val="387A0A62"/>
    <w:rsid w:val="3891FA22"/>
    <w:rsid w:val="38A32C7C"/>
    <w:rsid w:val="38AC9A74"/>
    <w:rsid w:val="38C03AC0"/>
    <w:rsid w:val="38C69B51"/>
    <w:rsid w:val="38CFA3F7"/>
    <w:rsid w:val="38D52B23"/>
    <w:rsid w:val="38DC3FD7"/>
    <w:rsid w:val="38EC2DEE"/>
    <w:rsid w:val="38EDF0D3"/>
    <w:rsid w:val="390A62B0"/>
    <w:rsid w:val="390BE362"/>
    <w:rsid w:val="39123272"/>
    <w:rsid w:val="39163C29"/>
    <w:rsid w:val="391B1D11"/>
    <w:rsid w:val="39219443"/>
    <w:rsid w:val="392471E1"/>
    <w:rsid w:val="392C4C7A"/>
    <w:rsid w:val="393F7B61"/>
    <w:rsid w:val="395AFEE5"/>
    <w:rsid w:val="396A60D2"/>
    <w:rsid w:val="396C3F91"/>
    <w:rsid w:val="396ECBB6"/>
    <w:rsid w:val="397884A2"/>
    <w:rsid w:val="3979D22D"/>
    <w:rsid w:val="39A869CE"/>
    <w:rsid w:val="39CC216D"/>
    <w:rsid w:val="39CF61A3"/>
    <w:rsid w:val="39E25026"/>
    <w:rsid w:val="39E75666"/>
    <w:rsid w:val="39EB64CB"/>
    <w:rsid w:val="39EF4150"/>
    <w:rsid w:val="3A123CC4"/>
    <w:rsid w:val="3A132DDB"/>
    <w:rsid w:val="3A133033"/>
    <w:rsid w:val="3A1DCC15"/>
    <w:rsid w:val="3A2B50CE"/>
    <w:rsid w:val="3A4B5D67"/>
    <w:rsid w:val="3A5A0635"/>
    <w:rsid w:val="3A6A59F3"/>
    <w:rsid w:val="3A72C90F"/>
    <w:rsid w:val="3A7655E0"/>
    <w:rsid w:val="3A8946C3"/>
    <w:rsid w:val="3AA4A4E6"/>
    <w:rsid w:val="3AB1E13D"/>
    <w:rsid w:val="3AB96D5A"/>
    <w:rsid w:val="3AB9ABF5"/>
    <w:rsid w:val="3ABAAC95"/>
    <w:rsid w:val="3AC04242"/>
    <w:rsid w:val="3AEC134C"/>
    <w:rsid w:val="3AF14CBF"/>
    <w:rsid w:val="3AFC29D7"/>
    <w:rsid w:val="3AFE02D9"/>
    <w:rsid w:val="3B04E90D"/>
    <w:rsid w:val="3B08FB2F"/>
    <w:rsid w:val="3B116448"/>
    <w:rsid w:val="3B194CA4"/>
    <w:rsid w:val="3B1C01AC"/>
    <w:rsid w:val="3B303FFF"/>
    <w:rsid w:val="3B473030"/>
    <w:rsid w:val="3B4AD041"/>
    <w:rsid w:val="3B5F3018"/>
    <w:rsid w:val="3B5F83B4"/>
    <w:rsid w:val="3B9A2006"/>
    <w:rsid w:val="3B9DE1F7"/>
    <w:rsid w:val="3BAFBA8D"/>
    <w:rsid w:val="3BC34814"/>
    <w:rsid w:val="3BE1F04B"/>
    <w:rsid w:val="3BF41C8B"/>
    <w:rsid w:val="3BFD5B5D"/>
    <w:rsid w:val="3C1B29C4"/>
    <w:rsid w:val="3C1FA0B2"/>
    <w:rsid w:val="3C24B596"/>
    <w:rsid w:val="3C2E66FF"/>
    <w:rsid w:val="3C49E5DE"/>
    <w:rsid w:val="3C4DDCEB"/>
    <w:rsid w:val="3C5A0AE2"/>
    <w:rsid w:val="3C645970"/>
    <w:rsid w:val="3C69861B"/>
    <w:rsid w:val="3C7E4B01"/>
    <w:rsid w:val="3CA0094C"/>
    <w:rsid w:val="3CA20137"/>
    <w:rsid w:val="3CA2188B"/>
    <w:rsid w:val="3CA3E053"/>
    <w:rsid w:val="3CB4D2B5"/>
    <w:rsid w:val="3CB7D20D"/>
    <w:rsid w:val="3CDC3E42"/>
    <w:rsid w:val="3CDF4F3D"/>
    <w:rsid w:val="3CEBAD9E"/>
    <w:rsid w:val="3CEBD75F"/>
    <w:rsid w:val="3CF360BB"/>
    <w:rsid w:val="3CF8D1AC"/>
    <w:rsid w:val="3CFA8091"/>
    <w:rsid w:val="3CFE85D7"/>
    <w:rsid w:val="3D034B24"/>
    <w:rsid w:val="3D0EEDFD"/>
    <w:rsid w:val="3D1B67AB"/>
    <w:rsid w:val="3D1F147A"/>
    <w:rsid w:val="3D302C76"/>
    <w:rsid w:val="3D3386E4"/>
    <w:rsid w:val="3D40CE65"/>
    <w:rsid w:val="3D6BB3FB"/>
    <w:rsid w:val="3D7687AC"/>
    <w:rsid w:val="3D7960C3"/>
    <w:rsid w:val="3D9BD253"/>
    <w:rsid w:val="3DA3CBFA"/>
    <w:rsid w:val="3DA57ADB"/>
    <w:rsid w:val="3DA65095"/>
    <w:rsid w:val="3DACC5F2"/>
    <w:rsid w:val="3DC0CA25"/>
    <w:rsid w:val="3DF3CF4A"/>
    <w:rsid w:val="3E03109B"/>
    <w:rsid w:val="3E0608ED"/>
    <w:rsid w:val="3E0EB555"/>
    <w:rsid w:val="3E1451AA"/>
    <w:rsid w:val="3E1A1B62"/>
    <w:rsid w:val="3E3C4757"/>
    <w:rsid w:val="3E3DE8EC"/>
    <w:rsid w:val="3E3EDDC4"/>
    <w:rsid w:val="3E521F24"/>
    <w:rsid w:val="3E53F42B"/>
    <w:rsid w:val="3E54378B"/>
    <w:rsid w:val="3E60B95C"/>
    <w:rsid w:val="3E924450"/>
    <w:rsid w:val="3E9F5940"/>
    <w:rsid w:val="3EAA85F4"/>
    <w:rsid w:val="3EB49619"/>
    <w:rsid w:val="3EB87585"/>
    <w:rsid w:val="3EC8CE9A"/>
    <w:rsid w:val="3EEE35B0"/>
    <w:rsid w:val="3EF46DEA"/>
    <w:rsid w:val="3EF76A04"/>
    <w:rsid w:val="3EFEB1CE"/>
    <w:rsid w:val="3F00E670"/>
    <w:rsid w:val="3F08545F"/>
    <w:rsid w:val="3F12C80E"/>
    <w:rsid w:val="3F29BE59"/>
    <w:rsid w:val="3F3373A7"/>
    <w:rsid w:val="3F459015"/>
    <w:rsid w:val="3F4BECB9"/>
    <w:rsid w:val="3F5B1788"/>
    <w:rsid w:val="3F615160"/>
    <w:rsid w:val="3F8EC2AE"/>
    <w:rsid w:val="3F8F9AC2"/>
    <w:rsid w:val="3F93143C"/>
    <w:rsid w:val="3FA36460"/>
    <w:rsid w:val="3FA9BDF0"/>
    <w:rsid w:val="3FB9CEC6"/>
    <w:rsid w:val="3FCE8A66"/>
    <w:rsid w:val="3FD64496"/>
    <w:rsid w:val="3FD88316"/>
    <w:rsid w:val="3FDE038A"/>
    <w:rsid w:val="3FE33AD7"/>
    <w:rsid w:val="3FE5E5F3"/>
    <w:rsid w:val="3FEF72CF"/>
    <w:rsid w:val="3FFC160A"/>
    <w:rsid w:val="40015693"/>
    <w:rsid w:val="4001C97F"/>
    <w:rsid w:val="400334DB"/>
    <w:rsid w:val="4014008F"/>
    <w:rsid w:val="401CB821"/>
    <w:rsid w:val="4021F94D"/>
    <w:rsid w:val="402B863A"/>
    <w:rsid w:val="402BAF36"/>
    <w:rsid w:val="4033EDA7"/>
    <w:rsid w:val="403794E2"/>
    <w:rsid w:val="4043A5A0"/>
    <w:rsid w:val="4048761B"/>
    <w:rsid w:val="4051DD86"/>
    <w:rsid w:val="4071531A"/>
    <w:rsid w:val="40741E0B"/>
    <w:rsid w:val="40778F11"/>
    <w:rsid w:val="40798825"/>
    <w:rsid w:val="409025B4"/>
    <w:rsid w:val="4092090B"/>
    <w:rsid w:val="40A1B4EA"/>
    <w:rsid w:val="40A2DD90"/>
    <w:rsid w:val="40A6A401"/>
    <w:rsid w:val="40B47E5B"/>
    <w:rsid w:val="40CE2C63"/>
    <w:rsid w:val="40D4B7A1"/>
    <w:rsid w:val="40F9475A"/>
    <w:rsid w:val="41070A9C"/>
    <w:rsid w:val="41083387"/>
    <w:rsid w:val="411500DD"/>
    <w:rsid w:val="41303AF6"/>
    <w:rsid w:val="4131E0C4"/>
    <w:rsid w:val="41364C61"/>
    <w:rsid w:val="413E0A87"/>
    <w:rsid w:val="4141C940"/>
    <w:rsid w:val="4150CD43"/>
    <w:rsid w:val="4152688D"/>
    <w:rsid w:val="416E6E9B"/>
    <w:rsid w:val="417054CF"/>
    <w:rsid w:val="417A3199"/>
    <w:rsid w:val="4195A5EA"/>
    <w:rsid w:val="41962477"/>
    <w:rsid w:val="4197DEB2"/>
    <w:rsid w:val="419AD642"/>
    <w:rsid w:val="41A1102B"/>
    <w:rsid w:val="41A9601F"/>
    <w:rsid w:val="41AA7927"/>
    <w:rsid w:val="41B1471B"/>
    <w:rsid w:val="41BE0E31"/>
    <w:rsid w:val="41C74482"/>
    <w:rsid w:val="41C93EEA"/>
    <w:rsid w:val="41D1108D"/>
    <w:rsid w:val="41D1352D"/>
    <w:rsid w:val="41EF8928"/>
    <w:rsid w:val="41F2F9FA"/>
    <w:rsid w:val="420B30CD"/>
    <w:rsid w:val="420CCF6B"/>
    <w:rsid w:val="42102A8C"/>
    <w:rsid w:val="421C12E8"/>
    <w:rsid w:val="423660F4"/>
    <w:rsid w:val="425FFFFE"/>
    <w:rsid w:val="42653661"/>
    <w:rsid w:val="426F4376"/>
    <w:rsid w:val="42716E6C"/>
    <w:rsid w:val="427BDDAA"/>
    <w:rsid w:val="427BF0EE"/>
    <w:rsid w:val="42863D93"/>
    <w:rsid w:val="4293B845"/>
    <w:rsid w:val="429A9511"/>
    <w:rsid w:val="42A27A44"/>
    <w:rsid w:val="42B902C6"/>
    <w:rsid w:val="42BC4042"/>
    <w:rsid w:val="42DED891"/>
    <w:rsid w:val="430576F4"/>
    <w:rsid w:val="43103734"/>
    <w:rsid w:val="4342C9E3"/>
    <w:rsid w:val="43531BB5"/>
    <w:rsid w:val="4363E7EE"/>
    <w:rsid w:val="436B66C5"/>
    <w:rsid w:val="436C94A9"/>
    <w:rsid w:val="436D66D0"/>
    <w:rsid w:val="4379ACE6"/>
    <w:rsid w:val="438300EA"/>
    <w:rsid w:val="4398EC80"/>
    <w:rsid w:val="439AE968"/>
    <w:rsid w:val="43A202B7"/>
    <w:rsid w:val="43A2BF1A"/>
    <w:rsid w:val="43A909B2"/>
    <w:rsid w:val="43BCB219"/>
    <w:rsid w:val="43BFB8DE"/>
    <w:rsid w:val="43D74333"/>
    <w:rsid w:val="43DCCC07"/>
    <w:rsid w:val="43DF7712"/>
    <w:rsid w:val="43E3020E"/>
    <w:rsid w:val="43E31D67"/>
    <w:rsid w:val="43FB24B5"/>
    <w:rsid w:val="4405EEDE"/>
    <w:rsid w:val="4409D9C3"/>
    <w:rsid w:val="44118A3A"/>
    <w:rsid w:val="442AB297"/>
    <w:rsid w:val="4439793C"/>
    <w:rsid w:val="444F693E"/>
    <w:rsid w:val="4454F127"/>
    <w:rsid w:val="4458EED0"/>
    <w:rsid w:val="44778379"/>
    <w:rsid w:val="447CFBE8"/>
    <w:rsid w:val="447EAEA9"/>
    <w:rsid w:val="44840492"/>
    <w:rsid w:val="4486EB71"/>
    <w:rsid w:val="4491A3E1"/>
    <w:rsid w:val="4498CDB5"/>
    <w:rsid w:val="44A10495"/>
    <w:rsid w:val="44A1D591"/>
    <w:rsid w:val="44ACE46B"/>
    <w:rsid w:val="44AD69FA"/>
    <w:rsid w:val="44B21076"/>
    <w:rsid w:val="44B4258B"/>
    <w:rsid w:val="44C5AE9E"/>
    <w:rsid w:val="44C6CF2E"/>
    <w:rsid w:val="44C7A944"/>
    <w:rsid w:val="44C892F1"/>
    <w:rsid w:val="44CB2D73"/>
    <w:rsid w:val="44E540E6"/>
    <w:rsid w:val="451306B1"/>
    <w:rsid w:val="4525C9BB"/>
    <w:rsid w:val="453A7C13"/>
    <w:rsid w:val="45580608"/>
    <w:rsid w:val="4559E270"/>
    <w:rsid w:val="456916A8"/>
    <w:rsid w:val="456C41EF"/>
    <w:rsid w:val="457613C0"/>
    <w:rsid w:val="45835D4E"/>
    <w:rsid w:val="458B2E51"/>
    <w:rsid w:val="45927766"/>
    <w:rsid w:val="45A13BC0"/>
    <w:rsid w:val="45A90F2E"/>
    <w:rsid w:val="45AEEF83"/>
    <w:rsid w:val="45D487F5"/>
    <w:rsid w:val="45D5CDDC"/>
    <w:rsid w:val="45F623C3"/>
    <w:rsid w:val="460A96EB"/>
    <w:rsid w:val="4610ED02"/>
    <w:rsid w:val="46172ABE"/>
    <w:rsid w:val="461FE9CA"/>
    <w:rsid w:val="4629AE6C"/>
    <w:rsid w:val="462B29AD"/>
    <w:rsid w:val="462C8EA0"/>
    <w:rsid w:val="463B0A6A"/>
    <w:rsid w:val="464EDBCC"/>
    <w:rsid w:val="4656CA29"/>
    <w:rsid w:val="46710B03"/>
    <w:rsid w:val="467806BF"/>
    <w:rsid w:val="468C8C2B"/>
    <w:rsid w:val="469D2D7C"/>
    <w:rsid w:val="469EA3EF"/>
    <w:rsid w:val="46A0102D"/>
    <w:rsid w:val="46ACFECE"/>
    <w:rsid w:val="46AEDC29"/>
    <w:rsid w:val="46BD58CA"/>
    <w:rsid w:val="46C19A1C"/>
    <w:rsid w:val="46D74BD7"/>
    <w:rsid w:val="46D800B7"/>
    <w:rsid w:val="46E0780E"/>
    <w:rsid w:val="46E75FC3"/>
    <w:rsid w:val="46F0A9BA"/>
    <w:rsid w:val="471B982F"/>
    <w:rsid w:val="472007B9"/>
    <w:rsid w:val="472BFA89"/>
    <w:rsid w:val="4730B46B"/>
    <w:rsid w:val="47358E64"/>
    <w:rsid w:val="4736CF80"/>
    <w:rsid w:val="474FA3B6"/>
    <w:rsid w:val="4764F549"/>
    <w:rsid w:val="47770248"/>
    <w:rsid w:val="47801F62"/>
    <w:rsid w:val="47863874"/>
    <w:rsid w:val="4788A3B4"/>
    <w:rsid w:val="478DB981"/>
    <w:rsid w:val="4791C9FC"/>
    <w:rsid w:val="479868E3"/>
    <w:rsid w:val="4798DC0A"/>
    <w:rsid w:val="479E3C3C"/>
    <w:rsid w:val="47A8BBBB"/>
    <w:rsid w:val="47B27B93"/>
    <w:rsid w:val="47B5A8C3"/>
    <w:rsid w:val="47C82E1E"/>
    <w:rsid w:val="47C87B6E"/>
    <w:rsid w:val="47D27D9F"/>
    <w:rsid w:val="47E69E3C"/>
    <w:rsid w:val="47EA24E0"/>
    <w:rsid w:val="47EEA1AC"/>
    <w:rsid w:val="47F58345"/>
    <w:rsid w:val="47FF980B"/>
    <w:rsid w:val="47FFF78F"/>
    <w:rsid w:val="480CDB64"/>
    <w:rsid w:val="480E9580"/>
    <w:rsid w:val="4818206F"/>
    <w:rsid w:val="481EAFC8"/>
    <w:rsid w:val="48284493"/>
    <w:rsid w:val="482D6BA1"/>
    <w:rsid w:val="4836778C"/>
    <w:rsid w:val="4839A0DC"/>
    <w:rsid w:val="48494B1C"/>
    <w:rsid w:val="484E58C4"/>
    <w:rsid w:val="485DE04A"/>
    <w:rsid w:val="48759E68"/>
    <w:rsid w:val="48768B3D"/>
    <w:rsid w:val="487A369C"/>
    <w:rsid w:val="487B46FF"/>
    <w:rsid w:val="4886FF55"/>
    <w:rsid w:val="488E1680"/>
    <w:rsid w:val="4890465C"/>
    <w:rsid w:val="4897394A"/>
    <w:rsid w:val="48A2D272"/>
    <w:rsid w:val="48A6B0BA"/>
    <w:rsid w:val="48A8F621"/>
    <w:rsid w:val="48E6E8A2"/>
    <w:rsid w:val="48F0A4B3"/>
    <w:rsid w:val="4900A960"/>
    <w:rsid w:val="4913A572"/>
    <w:rsid w:val="4915866A"/>
    <w:rsid w:val="4915C4D7"/>
    <w:rsid w:val="492A2A29"/>
    <w:rsid w:val="492ED72A"/>
    <w:rsid w:val="49356983"/>
    <w:rsid w:val="493CAC94"/>
    <w:rsid w:val="494AEDE5"/>
    <w:rsid w:val="49563A4B"/>
    <w:rsid w:val="49624692"/>
    <w:rsid w:val="49642F62"/>
    <w:rsid w:val="49652E49"/>
    <w:rsid w:val="496E602C"/>
    <w:rsid w:val="49719794"/>
    <w:rsid w:val="498F26A4"/>
    <w:rsid w:val="499B8FC5"/>
    <w:rsid w:val="49A10DF9"/>
    <w:rsid w:val="49A71937"/>
    <w:rsid w:val="49AD1339"/>
    <w:rsid w:val="49BD3C0E"/>
    <w:rsid w:val="49CFC60D"/>
    <w:rsid w:val="49D618F5"/>
    <w:rsid w:val="49DAFF1A"/>
    <w:rsid w:val="49E53D24"/>
    <w:rsid w:val="49E691F2"/>
    <w:rsid w:val="49E81898"/>
    <w:rsid w:val="49F61885"/>
    <w:rsid w:val="49FBAE52"/>
    <w:rsid w:val="49FE87CF"/>
    <w:rsid w:val="4A070C22"/>
    <w:rsid w:val="4A0C7B30"/>
    <w:rsid w:val="4A0FC957"/>
    <w:rsid w:val="4A18BCAF"/>
    <w:rsid w:val="4A2BCA5C"/>
    <w:rsid w:val="4A2D9625"/>
    <w:rsid w:val="4A3356A3"/>
    <w:rsid w:val="4A3B39C3"/>
    <w:rsid w:val="4A4D1776"/>
    <w:rsid w:val="4A4DAEF5"/>
    <w:rsid w:val="4A4E294B"/>
    <w:rsid w:val="4A56C905"/>
    <w:rsid w:val="4A59D70C"/>
    <w:rsid w:val="4A614A88"/>
    <w:rsid w:val="4A6708D4"/>
    <w:rsid w:val="4A6C014F"/>
    <w:rsid w:val="4A753FE7"/>
    <w:rsid w:val="4A7B5D98"/>
    <w:rsid w:val="4A7D318E"/>
    <w:rsid w:val="4A807085"/>
    <w:rsid w:val="4A82520B"/>
    <w:rsid w:val="4A856021"/>
    <w:rsid w:val="4A8851F4"/>
    <w:rsid w:val="4A935BCD"/>
    <w:rsid w:val="4A97CAE2"/>
    <w:rsid w:val="4A9FCB76"/>
    <w:rsid w:val="4AA3A2B7"/>
    <w:rsid w:val="4AA4D712"/>
    <w:rsid w:val="4AB1EC40"/>
    <w:rsid w:val="4AB23841"/>
    <w:rsid w:val="4AB980B9"/>
    <w:rsid w:val="4AD564E1"/>
    <w:rsid w:val="4AD5CEDA"/>
    <w:rsid w:val="4ADA96D8"/>
    <w:rsid w:val="4AEB512E"/>
    <w:rsid w:val="4AEFB9A2"/>
    <w:rsid w:val="4AF3164B"/>
    <w:rsid w:val="4AF62F5E"/>
    <w:rsid w:val="4B1A67A6"/>
    <w:rsid w:val="4B2B93CD"/>
    <w:rsid w:val="4B36FFEF"/>
    <w:rsid w:val="4B44CEB4"/>
    <w:rsid w:val="4B535248"/>
    <w:rsid w:val="4B5D0A4A"/>
    <w:rsid w:val="4B7B98C1"/>
    <w:rsid w:val="4B7CAFCC"/>
    <w:rsid w:val="4B7D6420"/>
    <w:rsid w:val="4BA58B9E"/>
    <w:rsid w:val="4BB00171"/>
    <w:rsid w:val="4BB02E58"/>
    <w:rsid w:val="4BB06926"/>
    <w:rsid w:val="4BB07FCC"/>
    <w:rsid w:val="4BB2C967"/>
    <w:rsid w:val="4BB33666"/>
    <w:rsid w:val="4BC39DA7"/>
    <w:rsid w:val="4BC98D2A"/>
    <w:rsid w:val="4BCA28FF"/>
    <w:rsid w:val="4BD08328"/>
    <w:rsid w:val="4BD3941A"/>
    <w:rsid w:val="4BEBE344"/>
    <w:rsid w:val="4BECA341"/>
    <w:rsid w:val="4BEF1904"/>
    <w:rsid w:val="4BF9F475"/>
    <w:rsid w:val="4BFD830E"/>
    <w:rsid w:val="4C118B5E"/>
    <w:rsid w:val="4C1BF13B"/>
    <w:rsid w:val="4C461864"/>
    <w:rsid w:val="4C4ABDC0"/>
    <w:rsid w:val="4C4E214E"/>
    <w:rsid w:val="4C55BE71"/>
    <w:rsid w:val="4C5BD134"/>
    <w:rsid w:val="4C6B0CDD"/>
    <w:rsid w:val="4C7C8C56"/>
    <w:rsid w:val="4C887A5E"/>
    <w:rsid w:val="4C9FE823"/>
    <w:rsid w:val="4CA47E4C"/>
    <w:rsid w:val="4CA4E7F5"/>
    <w:rsid w:val="4CCF643E"/>
    <w:rsid w:val="4D0B8953"/>
    <w:rsid w:val="4D1DCD5D"/>
    <w:rsid w:val="4D25E6F2"/>
    <w:rsid w:val="4D3634FA"/>
    <w:rsid w:val="4D4DB2DC"/>
    <w:rsid w:val="4D521A64"/>
    <w:rsid w:val="4D55E9B6"/>
    <w:rsid w:val="4D6A6A8A"/>
    <w:rsid w:val="4D71D8A8"/>
    <w:rsid w:val="4D7D692B"/>
    <w:rsid w:val="4D8EF4E3"/>
    <w:rsid w:val="4D911298"/>
    <w:rsid w:val="4D935A37"/>
    <w:rsid w:val="4D949EB3"/>
    <w:rsid w:val="4D9CCF0A"/>
    <w:rsid w:val="4DA3ABC7"/>
    <w:rsid w:val="4DA5799F"/>
    <w:rsid w:val="4DAA187F"/>
    <w:rsid w:val="4DACEE36"/>
    <w:rsid w:val="4DAD192D"/>
    <w:rsid w:val="4DB8D1EE"/>
    <w:rsid w:val="4DBB16F1"/>
    <w:rsid w:val="4DC3F638"/>
    <w:rsid w:val="4DD13E91"/>
    <w:rsid w:val="4DD878C0"/>
    <w:rsid w:val="4DE090F3"/>
    <w:rsid w:val="4DE2A667"/>
    <w:rsid w:val="4DE7103F"/>
    <w:rsid w:val="4DE84140"/>
    <w:rsid w:val="4DE8BDB9"/>
    <w:rsid w:val="4DF2C058"/>
    <w:rsid w:val="4DFCCBF7"/>
    <w:rsid w:val="4E151B83"/>
    <w:rsid w:val="4E1C44AC"/>
    <w:rsid w:val="4E327182"/>
    <w:rsid w:val="4E3AB74E"/>
    <w:rsid w:val="4E3B2FF3"/>
    <w:rsid w:val="4E62F48B"/>
    <w:rsid w:val="4E6E041F"/>
    <w:rsid w:val="4E72AA9E"/>
    <w:rsid w:val="4E77F83D"/>
    <w:rsid w:val="4E8070F4"/>
    <w:rsid w:val="4E977BF3"/>
    <w:rsid w:val="4EA78161"/>
    <w:rsid w:val="4EA7E406"/>
    <w:rsid w:val="4ED165C2"/>
    <w:rsid w:val="4EE1D53E"/>
    <w:rsid w:val="4EE1DD63"/>
    <w:rsid w:val="4EEFEE9F"/>
    <w:rsid w:val="4F1574FA"/>
    <w:rsid w:val="4F2D482F"/>
    <w:rsid w:val="4F3BADEF"/>
    <w:rsid w:val="4F56E752"/>
    <w:rsid w:val="4F5E55F5"/>
    <w:rsid w:val="4F672594"/>
    <w:rsid w:val="4F6DDDB0"/>
    <w:rsid w:val="4F72736B"/>
    <w:rsid w:val="4F7349C5"/>
    <w:rsid w:val="4F7BDC95"/>
    <w:rsid w:val="4F8E2AAF"/>
    <w:rsid w:val="4F91E16C"/>
    <w:rsid w:val="4F9850D4"/>
    <w:rsid w:val="4F989C58"/>
    <w:rsid w:val="4F99A9F8"/>
    <w:rsid w:val="4F9D6A98"/>
    <w:rsid w:val="4FA5A6AC"/>
    <w:rsid w:val="4FAB3145"/>
    <w:rsid w:val="4FBEA351"/>
    <w:rsid w:val="4FC98C6E"/>
    <w:rsid w:val="4FD46C9A"/>
    <w:rsid w:val="4FD57E83"/>
    <w:rsid w:val="4FDE99A7"/>
    <w:rsid w:val="4FEEC6F9"/>
    <w:rsid w:val="4FEF7E92"/>
    <w:rsid w:val="4FFAA766"/>
    <w:rsid w:val="4FFC4083"/>
    <w:rsid w:val="5006B790"/>
    <w:rsid w:val="500ACBC8"/>
    <w:rsid w:val="501C735B"/>
    <w:rsid w:val="5029C1AD"/>
    <w:rsid w:val="5039D901"/>
    <w:rsid w:val="505C8C60"/>
    <w:rsid w:val="506245E2"/>
    <w:rsid w:val="5071D856"/>
    <w:rsid w:val="50875852"/>
    <w:rsid w:val="508E7284"/>
    <w:rsid w:val="5095DF36"/>
    <w:rsid w:val="50A56441"/>
    <w:rsid w:val="50B72875"/>
    <w:rsid w:val="50C9E75C"/>
    <w:rsid w:val="50E4D23E"/>
    <w:rsid w:val="50EA9CD4"/>
    <w:rsid w:val="50F5C2D9"/>
    <w:rsid w:val="5109812F"/>
    <w:rsid w:val="5129B22D"/>
    <w:rsid w:val="51367865"/>
    <w:rsid w:val="514118EB"/>
    <w:rsid w:val="5157F160"/>
    <w:rsid w:val="515A6362"/>
    <w:rsid w:val="5163E772"/>
    <w:rsid w:val="5166819C"/>
    <w:rsid w:val="517C71FE"/>
    <w:rsid w:val="517CB6DE"/>
    <w:rsid w:val="517CD792"/>
    <w:rsid w:val="51913C50"/>
    <w:rsid w:val="5194454D"/>
    <w:rsid w:val="51A0D805"/>
    <w:rsid w:val="51A74374"/>
    <w:rsid w:val="51A93559"/>
    <w:rsid w:val="51B8D39E"/>
    <w:rsid w:val="51C43173"/>
    <w:rsid w:val="51D21ED6"/>
    <w:rsid w:val="51D48304"/>
    <w:rsid w:val="51FCABE7"/>
    <w:rsid w:val="5205C496"/>
    <w:rsid w:val="5206841A"/>
    <w:rsid w:val="5217AF6E"/>
    <w:rsid w:val="522E8453"/>
    <w:rsid w:val="52335D04"/>
    <w:rsid w:val="524112C0"/>
    <w:rsid w:val="525B397F"/>
    <w:rsid w:val="525DBD94"/>
    <w:rsid w:val="5267DC94"/>
    <w:rsid w:val="5277F82A"/>
    <w:rsid w:val="5288D56B"/>
    <w:rsid w:val="528D8CBE"/>
    <w:rsid w:val="529E1DF1"/>
    <w:rsid w:val="52A37EC0"/>
    <w:rsid w:val="52B948ED"/>
    <w:rsid w:val="52B9CF60"/>
    <w:rsid w:val="52BB4117"/>
    <w:rsid w:val="52C9B827"/>
    <w:rsid w:val="52CA317B"/>
    <w:rsid w:val="52DAFDBC"/>
    <w:rsid w:val="530E2B5D"/>
    <w:rsid w:val="531CBD92"/>
    <w:rsid w:val="5320BD4F"/>
    <w:rsid w:val="53232DDD"/>
    <w:rsid w:val="5336FA6D"/>
    <w:rsid w:val="5342179D"/>
    <w:rsid w:val="534B4EC8"/>
    <w:rsid w:val="53596420"/>
    <w:rsid w:val="5361626F"/>
    <w:rsid w:val="5367D51F"/>
    <w:rsid w:val="536AE912"/>
    <w:rsid w:val="5374735F"/>
    <w:rsid w:val="537DCEA4"/>
    <w:rsid w:val="5382EA7A"/>
    <w:rsid w:val="53956D17"/>
    <w:rsid w:val="539E97F9"/>
    <w:rsid w:val="53B7D294"/>
    <w:rsid w:val="53C19754"/>
    <w:rsid w:val="53D14998"/>
    <w:rsid w:val="53D4F72D"/>
    <w:rsid w:val="5403C3D7"/>
    <w:rsid w:val="540707C3"/>
    <w:rsid w:val="5412B436"/>
    <w:rsid w:val="54136E48"/>
    <w:rsid w:val="541A6F26"/>
    <w:rsid w:val="542B2F2A"/>
    <w:rsid w:val="5437BCA5"/>
    <w:rsid w:val="543A2D51"/>
    <w:rsid w:val="543F5704"/>
    <w:rsid w:val="544143D8"/>
    <w:rsid w:val="54489158"/>
    <w:rsid w:val="5454300E"/>
    <w:rsid w:val="54634D8A"/>
    <w:rsid w:val="54723D9F"/>
    <w:rsid w:val="547CB06C"/>
    <w:rsid w:val="547F1208"/>
    <w:rsid w:val="549A20FA"/>
    <w:rsid w:val="549D2C97"/>
    <w:rsid w:val="54A6267A"/>
    <w:rsid w:val="54B499D1"/>
    <w:rsid w:val="54B982DF"/>
    <w:rsid w:val="54F01611"/>
    <w:rsid w:val="54F42666"/>
    <w:rsid w:val="54F74D21"/>
    <w:rsid w:val="551A21CB"/>
    <w:rsid w:val="5520F389"/>
    <w:rsid w:val="5523E453"/>
    <w:rsid w:val="55309671"/>
    <w:rsid w:val="553713A6"/>
    <w:rsid w:val="554F5030"/>
    <w:rsid w:val="555A93E7"/>
    <w:rsid w:val="5565CE5B"/>
    <w:rsid w:val="55706F70"/>
    <w:rsid w:val="557522DB"/>
    <w:rsid w:val="558577A7"/>
    <w:rsid w:val="558A7E5B"/>
    <w:rsid w:val="55942E00"/>
    <w:rsid w:val="559AB7F5"/>
    <w:rsid w:val="559E15DD"/>
    <w:rsid w:val="55A533F6"/>
    <w:rsid w:val="55C35053"/>
    <w:rsid w:val="55CC5C7C"/>
    <w:rsid w:val="55DA3A1D"/>
    <w:rsid w:val="55DC815A"/>
    <w:rsid w:val="55DF5BF9"/>
    <w:rsid w:val="55F75E3A"/>
    <w:rsid w:val="55FBA47A"/>
    <w:rsid w:val="560EE6EF"/>
    <w:rsid w:val="56192430"/>
    <w:rsid w:val="561BF8EF"/>
    <w:rsid w:val="5623EE52"/>
    <w:rsid w:val="5625B9F0"/>
    <w:rsid w:val="5626635B"/>
    <w:rsid w:val="562BBF45"/>
    <w:rsid w:val="562C4149"/>
    <w:rsid w:val="5633066B"/>
    <w:rsid w:val="5634999D"/>
    <w:rsid w:val="563728E5"/>
    <w:rsid w:val="563DB678"/>
    <w:rsid w:val="5654BA59"/>
    <w:rsid w:val="566511FE"/>
    <w:rsid w:val="56669628"/>
    <w:rsid w:val="56679345"/>
    <w:rsid w:val="56800858"/>
    <w:rsid w:val="5686BD6C"/>
    <w:rsid w:val="568E46FB"/>
    <w:rsid w:val="56904CA6"/>
    <w:rsid w:val="5695F7FD"/>
    <w:rsid w:val="56ADD937"/>
    <w:rsid w:val="56B2F5EB"/>
    <w:rsid w:val="56BD21C4"/>
    <w:rsid w:val="56C3EEE3"/>
    <w:rsid w:val="56C70194"/>
    <w:rsid w:val="56CA65B4"/>
    <w:rsid w:val="56CDA93D"/>
    <w:rsid w:val="56E5A668"/>
    <w:rsid w:val="570A7570"/>
    <w:rsid w:val="57202021"/>
    <w:rsid w:val="5741B582"/>
    <w:rsid w:val="5751A530"/>
    <w:rsid w:val="57780057"/>
    <w:rsid w:val="5779CBF0"/>
    <w:rsid w:val="57866E04"/>
    <w:rsid w:val="578AC8D8"/>
    <w:rsid w:val="57931395"/>
    <w:rsid w:val="57A0432E"/>
    <w:rsid w:val="57A656A5"/>
    <w:rsid w:val="57AB2126"/>
    <w:rsid w:val="57B51137"/>
    <w:rsid w:val="57CF02E2"/>
    <w:rsid w:val="57DA96D2"/>
    <w:rsid w:val="57DC8658"/>
    <w:rsid w:val="57E484B0"/>
    <w:rsid w:val="57E730F3"/>
    <w:rsid w:val="57FECC87"/>
    <w:rsid w:val="580ECDC6"/>
    <w:rsid w:val="5811C602"/>
    <w:rsid w:val="5815B112"/>
    <w:rsid w:val="5827492F"/>
    <w:rsid w:val="5839B24B"/>
    <w:rsid w:val="584A40D6"/>
    <w:rsid w:val="5868641D"/>
    <w:rsid w:val="586AA127"/>
    <w:rsid w:val="5872C279"/>
    <w:rsid w:val="5880913B"/>
    <w:rsid w:val="5889A1C9"/>
    <w:rsid w:val="589B3A6E"/>
    <w:rsid w:val="58A67E5A"/>
    <w:rsid w:val="58B91140"/>
    <w:rsid w:val="58D0EFDA"/>
    <w:rsid w:val="58D245BE"/>
    <w:rsid w:val="58D536CD"/>
    <w:rsid w:val="58D58992"/>
    <w:rsid w:val="58DC0E10"/>
    <w:rsid w:val="58E9930E"/>
    <w:rsid w:val="58EDCA9B"/>
    <w:rsid w:val="58FC0112"/>
    <w:rsid w:val="590532A4"/>
    <w:rsid w:val="590F50A8"/>
    <w:rsid w:val="5916811E"/>
    <w:rsid w:val="59174960"/>
    <w:rsid w:val="5917981C"/>
    <w:rsid w:val="591DE4D2"/>
    <w:rsid w:val="592610B9"/>
    <w:rsid w:val="592A47FE"/>
    <w:rsid w:val="593AF344"/>
    <w:rsid w:val="5941E873"/>
    <w:rsid w:val="5960ED4C"/>
    <w:rsid w:val="596B9FFE"/>
    <w:rsid w:val="596D610C"/>
    <w:rsid w:val="597D07A3"/>
    <w:rsid w:val="597D7E07"/>
    <w:rsid w:val="59830154"/>
    <w:rsid w:val="59869FBA"/>
    <w:rsid w:val="5992A368"/>
    <w:rsid w:val="5993C03C"/>
    <w:rsid w:val="59988900"/>
    <w:rsid w:val="59995FC5"/>
    <w:rsid w:val="59A4B976"/>
    <w:rsid w:val="59A89E03"/>
    <w:rsid w:val="59BFAC17"/>
    <w:rsid w:val="59C53A0E"/>
    <w:rsid w:val="59D5B9BD"/>
    <w:rsid w:val="59DEA017"/>
    <w:rsid w:val="59E6C8E2"/>
    <w:rsid w:val="59F25AC6"/>
    <w:rsid w:val="59F36746"/>
    <w:rsid w:val="59F8F2E0"/>
    <w:rsid w:val="5A013B56"/>
    <w:rsid w:val="5A17B754"/>
    <w:rsid w:val="5A1F7C96"/>
    <w:rsid w:val="5A259879"/>
    <w:rsid w:val="5A413D6B"/>
    <w:rsid w:val="5A5856D3"/>
    <w:rsid w:val="5A59678A"/>
    <w:rsid w:val="5A643CD0"/>
    <w:rsid w:val="5A6FFAD6"/>
    <w:rsid w:val="5A82CDBD"/>
    <w:rsid w:val="5A898E1E"/>
    <w:rsid w:val="5A90CF16"/>
    <w:rsid w:val="5AA00EDC"/>
    <w:rsid w:val="5AA6D616"/>
    <w:rsid w:val="5AACC2D4"/>
    <w:rsid w:val="5AB25DEF"/>
    <w:rsid w:val="5AB29282"/>
    <w:rsid w:val="5AB349A5"/>
    <w:rsid w:val="5AB37E15"/>
    <w:rsid w:val="5ABC2514"/>
    <w:rsid w:val="5AC8063C"/>
    <w:rsid w:val="5ACC8EC3"/>
    <w:rsid w:val="5AD988DA"/>
    <w:rsid w:val="5ADC66A2"/>
    <w:rsid w:val="5ADFAEA5"/>
    <w:rsid w:val="5AE0C513"/>
    <w:rsid w:val="5AF23017"/>
    <w:rsid w:val="5B038951"/>
    <w:rsid w:val="5B089F9E"/>
    <w:rsid w:val="5B09D38F"/>
    <w:rsid w:val="5B17A540"/>
    <w:rsid w:val="5B231CAF"/>
    <w:rsid w:val="5B2EB7B7"/>
    <w:rsid w:val="5B3CDE72"/>
    <w:rsid w:val="5B3F252F"/>
    <w:rsid w:val="5B3F7655"/>
    <w:rsid w:val="5B4DB088"/>
    <w:rsid w:val="5B54FA45"/>
    <w:rsid w:val="5B5AB750"/>
    <w:rsid w:val="5B5D57C2"/>
    <w:rsid w:val="5B62FB55"/>
    <w:rsid w:val="5B660AB8"/>
    <w:rsid w:val="5B802298"/>
    <w:rsid w:val="5B99D5A2"/>
    <w:rsid w:val="5BAB2F6B"/>
    <w:rsid w:val="5BAC6C3F"/>
    <w:rsid w:val="5BB95C90"/>
    <w:rsid w:val="5BBAFE28"/>
    <w:rsid w:val="5BBBC7D0"/>
    <w:rsid w:val="5BBF2AAB"/>
    <w:rsid w:val="5BCB499D"/>
    <w:rsid w:val="5BCCD628"/>
    <w:rsid w:val="5BD77CA6"/>
    <w:rsid w:val="5BE24973"/>
    <w:rsid w:val="5BF123F0"/>
    <w:rsid w:val="5BFDE567"/>
    <w:rsid w:val="5C040EC3"/>
    <w:rsid w:val="5C054AEE"/>
    <w:rsid w:val="5C0A478C"/>
    <w:rsid w:val="5C0D2A54"/>
    <w:rsid w:val="5C11D23F"/>
    <w:rsid w:val="5C20CE2C"/>
    <w:rsid w:val="5C290ECA"/>
    <w:rsid w:val="5C479F91"/>
    <w:rsid w:val="5C4C7025"/>
    <w:rsid w:val="5C4E62E3"/>
    <w:rsid w:val="5C5F72B6"/>
    <w:rsid w:val="5C6E1718"/>
    <w:rsid w:val="5C728FE9"/>
    <w:rsid w:val="5C73C561"/>
    <w:rsid w:val="5C79E375"/>
    <w:rsid w:val="5C7A42F6"/>
    <w:rsid w:val="5C869689"/>
    <w:rsid w:val="5C9CB809"/>
    <w:rsid w:val="5CB15815"/>
    <w:rsid w:val="5CB9E174"/>
    <w:rsid w:val="5CBA4B8A"/>
    <w:rsid w:val="5CBD0E51"/>
    <w:rsid w:val="5CBDEE6D"/>
    <w:rsid w:val="5CC64051"/>
    <w:rsid w:val="5CC65889"/>
    <w:rsid w:val="5CCAE118"/>
    <w:rsid w:val="5CD14918"/>
    <w:rsid w:val="5CDC49AE"/>
    <w:rsid w:val="5CE90862"/>
    <w:rsid w:val="5CE99CEE"/>
    <w:rsid w:val="5CF65F5A"/>
    <w:rsid w:val="5CFEEF6F"/>
    <w:rsid w:val="5D06F2D8"/>
    <w:rsid w:val="5D0A7254"/>
    <w:rsid w:val="5D11C999"/>
    <w:rsid w:val="5D1C957F"/>
    <w:rsid w:val="5D1D1ABB"/>
    <w:rsid w:val="5D1D1B48"/>
    <w:rsid w:val="5D2A42B0"/>
    <w:rsid w:val="5D3A27EA"/>
    <w:rsid w:val="5D505084"/>
    <w:rsid w:val="5D62F4CD"/>
    <w:rsid w:val="5D659C9F"/>
    <w:rsid w:val="5D66A605"/>
    <w:rsid w:val="5D75CD36"/>
    <w:rsid w:val="5D8C8E84"/>
    <w:rsid w:val="5D8FD258"/>
    <w:rsid w:val="5D937C70"/>
    <w:rsid w:val="5D988714"/>
    <w:rsid w:val="5DA8FAB5"/>
    <w:rsid w:val="5DACF368"/>
    <w:rsid w:val="5DB7FD37"/>
    <w:rsid w:val="5DC36181"/>
    <w:rsid w:val="5DCB7F47"/>
    <w:rsid w:val="5DD74677"/>
    <w:rsid w:val="5DEC088B"/>
    <w:rsid w:val="5DF88716"/>
    <w:rsid w:val="5DFA8BCC"/>
    <w:rsid w:val="5E118BFE"/>
    <w:rsid w:val="5E28F5A6"/>
    <w:rsid w:val="5E29CBA3"/>
    <w:rsid w:val="5E2CA518"/>
    <w:rsid w:val="5E2D6796"/>
    <w:rsid w:val="5E36CC2E"/>
    <w:rsid w:val="5E409BB7"/>
    <w:rsid w:val="5E413392"/>
    <w:rsid w:val="5E454492"/>
    <w:rsid w:val="5E4807BA"/>
    <w:rsid w:val="5E59CA49"/>
    <w:rsid w:val="5E6A1460"/>
    <w:rsid w:val="5E6E476E"/>
    <w:rsid w:val="5E6F06FE"/>
    <w:rsid w:val="5E75739F"/>
    <w:rsid w:val="5E7B8B2B"/>
    <w:rsid w:val="5E841F3A"/>
    <w:rsid w:val="5E877BB8"/>
    <w:rsid w:val="5E90D0BF"/>
    <w:rsid w:val="5E9B8771"/>
    <w:rsid w:val="5E9C42D6"/>
    <w:rsid w:val="5EA6FD09"/>
    <w:rsid w:val="5EA92AE0"/>
    <w:rsid w:val="5EA976D4"/>
    <w:rsid w:val="5EB75787"/>
    <w:rsid w:val="5EBBF773"/>
    <w:rsid w:val="5ED1808C"/>
    <w:rsid w:val="5ED316F5"/>
    <w:rsid w:val="5EE25DAB"/>
    <w:rsid w:val="5EEACA4E"/>
    <w:rsid w:val="5EFEC988"/>
    <w:rsid w:val="5F050AF5"/>
    <w:rsid w:val="5F06DA4E"/>
    <w:rsid w:val="5F0A496A"/>
    <w:rsid w:val="5F0E1F6D"/>
    <w:rsid w:val="5F153D4A"/>
    <w:rsid w:val="5F31E41E"/>
    <w:rsid w:val="5F3D4754"/>
    <w:rsid w:val="5F430D27"/>
    <w:rsid w:val="5F4D8389"/>
    <w:rsid w:val="5F5379B5"/>
    <w:rsid w:val="5F71ADE9"/>
    <w:rsid w:val="5F74F4DF"/>
    <w:rsid w:val="5F8FD4FD"/>
    <w:rsid w:val="5F8FE3F0"/>
    <w:rsid w:val="5F999082"/>
    <w:rsid w:val="5F9C2BAB"/>
    <w:rsid w:val="5FAB6623"/>
    <w:rsid w:val="5FAD5C5F"/>
    <w:rsid w:val="5FC2BBF2"/>
    <w:rsid w:val="5FD0F880"/>
    <w:rsid w:val="5FD26F98"/>
    <w:rsid w:val="5FD955B2"/>
    <w:rsid w:val="5FE909BE"/>
    <w:rsid w:val="5FF1EC4C"/>
    <w:rsid w:val="5FF2C067"/>
    <w:rsid w:val="5FF4AF13"/>
    <w:rsid w:val="5FF68EC8"/>
    <w:rsid w:val="60033DC8"/>
    <w:rsid w:val="600DBAB9"/>
    <w:rsid w:val="6031BABA"/>
    <w:rsid w:val="603DB951"/>
    <w:rsid w:val="604D8AE9"/>
    <w:rsid w:val="606403B9"/>
    <w:rsid w:val="60665D74"/>
    <w:rsid w:val="60706F8F"/>
    <w:rsid w:val="60765FCD"/>
    <w:rsid w:val="6079760F"/>
    <w:rsid w:val="60845FDF"/>
    <w:rsid w:val="608B81AA"/>
    <w:rsid w:val="609904B2"/>
    <w:rsid w:val="60995BBF"/>
    <w:rsid w:val="609CF826"/>
    <w:rsid w:val="60B3F157"/>
    <w:rsid w:val="60B69299"/>
    <w:rsid w:val="60B75142"/>
    <w:rsid w:val="60B85173"/>
    <w:rsid w:val="60B8C7F0"/>
    <w:rsid w:val="60BAE8F9"/>
    <w:rsid w:val="60BE9FAA"/>
    <w:rsid w:val="60D6C587"/>
    <w:rsid w:val="60DEA092"/>
    <w:rsid w:val="60DF8573"/>
    <w:rsid w:val="60E729E0"/>
    <w:rsid w:val="60E93F70"/>
    <w:rsid w:val="60EF2688"/>
    <w:rsid w:val="60F4D36E"/>
    <w:rsid w:val="60F66BAA"/>
    <w:rsid w:val="60F99103"/>
    <w:rsid w:val="6108DF2B"/>
    <w:rsid w:val="6120ADD2"/>
    <w:rsid w:val="612B274B"/>
    <w:rsid w:val="6133AC1E"/>
    <w:rsid w:val="61475B77"/>
    <w:rsid w:val="615ABB8A"/>
    <w:rsid w:val="616182AA"/>
    <w:rsid w:val="6164A376"/>
    <w:rsid w:val="6167479C"/>
    <w:rsid w:val="616B8CB8"/>
    <w:rsid w:val="616DE96C"/>
    <w:rsid w:val="6173DAF2"/>
    <w:rsid w:val="617BB9CA"/>
    <w:rsid w:val="6180DB41"/>
    <w:rsid w:val="6182665E"/>
    <w:rsid w:val="61985892"/>
    <w:rsid w:val="61B17E53"/>
    <w:rsid w:val="61BC14C5"/>
    <w:rsid w:val="61C72F45"/>
    <w:rsid w:val="61D25811"/>
    <w:rsid w:val="61D8D66B"/>
    <w:rsid w:val="61DDC444"/>
    <w:rsid w:val="61DE8F0B"/>
    <w:rsid w:val="61DFBB3E"/>
    <w:rsid w:val="61ED3E54"/>
    <w:rsid w:val="61FE2376"/>
    <w:rsid w:val="62032AFE"/>
    <w:rsid w:val="62086987"/>
    <w:rsid w:val="6234641D"/>
    <w:rsid w:val="6234D513"/>
    <w:rsid w:val="62356DC7"/>
    <w:rsid w:val="623A2224"/>
    <w:rsid w:val="624D8596"/>
    <w:rsid w:val="624FB670"/>
    <w:rsid w:val="62557B58"/>
    <w:rsid w:val="626B25D1"/>
    <w:rsid w:val="6270EEE9"/>
    <w:rsid w:val="6274949A"/>
    <w:rsid w:val="6278FCFD"/>
    <w:rsid w:val="6279D77B"/>
    <w:rsid w:val="6289953A"/>
    <w:rsid w:val="62965279"/>
    <w:rsid w:val="62A4EC90"/>
    <w:rsid w:val="62AC8916"/>
    <w:rsid w:val="62CDE730"/>
    <w:rsid w:val="62E09D2F"/>
    <w:rsid w:val="62F52A65"/>
    <w:rsid w:val="62FC02A3"/>
    <w:rsid w:val="630B0832"/>
    <w:rsid w:val="630B6FB8"/>
    <w:rsid w:val="63141DFF"/>
    <w:rsid w:val="631925CF"/>
    <w:rsid w:val="631A1939"/>
    <w:rsid w:val="63453263"/>
    <w:rsid w:val="634D9F50"/>
    <w:rsid w:val="63504444"/>
    <w:rsid w:val="6352467F"/>
    <w:rsid w:val="6371CBF9"/>
    <w:rsid w:val="6375A8F9"/>
    <w:rsid w:val="6378DCD5"/>
    <w:rsid w:val="6384A834"/>
    <w:rsid w:val="639AFF50"/>
    <w:rsid w:val="639B20E5"/>
    <w:rsid w:val="63ABB77D"/>
    <w:rsid w:val="63B180FC"/>
    <w:rsid w:val="63B2E111"/>
    <w:rsid w:val="63BB6370"/>
    <w:rsid w:val="63BC692C"/>
    <w:rsid w:val="63BC781F"/>
    <w:rsid w:val="63BF1416"/>
    <w:rsid w:val="63DB9B46"/>
    <w:rsid w:val="63E28E8B"/>
    <w:rsid w:val="63EEE6E6"/>
    <w:rsid w:val="6401D1ED"/>
    <w:rsid w:val="6407E904"/>
    <w:rsid w:val="640E0FEB"/>
    <w:rsid w:val="642C1901"/>
    <w:rsid w:val="642CA1A1"/>
    <w:rsid w:val="646ECE27"/>
    <w:rsid w:val="64766366"/>
    <w:rsid w:val="647DDFE3"/>
    <w:rsid w:val="648DB92B"/>
    <w:rsid w:val="6491A2AF"/>
    <w:rsid w:val="64A3A4CC"/>
    <w:rsid w:val="64A3CF9D"/>
    <w:rsid w:val="64AA9C5C"/>
    <w:rsid w:val="64ABCA26"/>
    <w:rsid w:val="64CC90EA"/>
    <w:rsid w:val="64F4AED3"/>
    <w:rsid w:val="64FAAD1B"/>
    <w:rsid w:val="64FB46F1"/>
    <w:rsid w:val="64FE20AA"/>
    <w:rsid w:val="64FFE8FA"/>
    <w:rsid w:val="650DEFF1"/>
    <w:rsid w:val="65186C64"/>
    <w:rsid w:val="652235F9"/>
    <w:rsid w:val="65300D18"/>
    <w:rsid w:val="6531B6BF"/>
    <w:rsid w:val="65328285"/>
    <w:rsid w:val="6546B2B8"/>
    <w:rsid w:val="65531B51"/>
    <w:rsid w:val="655E4960"/>
    <w:rsid w:val="656C86E7"/>
    <w:rsid w:val="657135B0"/>
    <w:rsid w:val="657159DD"/>
    <w:rsid w:val="65790805"/>
    <w:rsid w:val="65810529"/>
    <w:rsid w:val="658BCB0D"/>
    <w:rsid w:val="658E85EF"/>
    <w:rsid w:val="659802EE"/>
    <w:rsid w:val="659FA801"/>
    <w:rsid w:val="65B05D35"/>
    <w:rsid w:val="65B8E740"/>
    <w:rsid w:val="65BA9B03"/>
    <w:rsid w:val="65C4A583"/>
    <w:rsid w:val="65C5685D"/>
    <w:rsid w:val="65D25973"/>
    <w:rsid w:val="65EF7E0A"/>
    <w:rsid w:val="66009C99"/>
    <w:rsid w:val="66075B14"/>
    <w:rsid w:val="6615FC1A"/>
    <w:rsid w:val="66181458"/>
    <w:rsid w:val="661AB88A"/>
    <w:rsid w:val="66234E6F"/>
    <w:rsid w:val="6628329C"/>
    <w:rsid w:val="66320C56"/>
    <w:rsid w:val="66380E51"/>
    <w:rsid w:val="664139D2"/>
    <w:rsid w:val="664A346B"/>
    <w:rsid w:val="665828F6"/>
    <w:rsid w:val="665F3F2E"/>
    <w:rsid w:val="66612DD0"/>
    <w:rsid w:val="66957762"/>
    <w:rsid w:val="66AEC273"/>
    <w:rsid w:val="66C452F3"/>
    <w:rsid w:val="66D77643"/>
    <w:rsid w:val="66EE70F4"/>
    <w:rsid w:val="66F105B2"/>
    <w:rsid w:val="66F110C5"/>
    <w:rsid w:val="670641F4"/>
    <w:rsid w:val="670EB5D9"/>
    <w:rsid w:val="67259426"/>
    <w:rsid w:val="6727CC6B"/>
    <w:rsid w:val="672BB684"/>
    <w:rsid w:val="67402D28"/>
    <w:rsid w:val="6740BAFF"/>
    <w:rsid w:val="67432ADB"/>
    <w:rsid w:val="67691EE0"/>
    <w:rsid w:val="676F077E"/>
    <w:rsid w:val="677C7A3E"/>
    <w:rsid w:val="677EC37C"/>
    <w:rsid w:val="6786F70A"/>
    <w:rsid w:val="6789C191"/>
    <w:rsid w:val="679312B5"/>
    <w:rsid w:val="6794AD7D"/>
    <w:rsid w:val="6796345A"/>
    <w:rsid w:val="6796E269"/>
    <w:rsid w:val="679C22DF"/>
    <w:rsid w:val="67B93AD5"/>
    <w:rsid w:val="67BD581B"/>
    <w:rsid w:val="67BFAB28"/>
    <w:rsid w:val="67C52506"/>
    <w:rsid w:val="67D12E49"/>
    <w:rsid w:val="67D54275"/>
    <w:rsid w:val="67D92A35"/>
    <w:rsid w:val="67E474F3"/>
    <w:rsid w:val="67FC9B74"/>
    <w:rsid w:val="6805878C"/>
    <w:rsid w:val="680B3422"/>
    <w:rsid w:val="681364A7"/>
    <w:rsid w:val="6816C85F"/>
    <w:rsid w:val="685B0893"/>
    <w:rsid w:val="688F1507"/>
    <w:rsid w:val="688FC3A4"/>
    <w:rsid w:val="6896FD6B"/>
    <w:rsid w:val="68ACB30D"/>
    <w:rsid w:val="68BBC71F"/>
    <w:rsid w:val="68C94BA5"/>
    <w:rsid w:val="68EFB271"/>
    <w:rsid w:val="68F383EB"/>
    <w:rsid w:val="690E0F84"/>
    <w:rsid w:val="691D71AE"/>
    <w:rsid w:val="6931E58D"/>
    <w:rsid w:val="6931F59E"/>
    <w:rsid w:val="69330706"/>
    <w:rsid w:val="69406DEB"/>
    <w:rsid w:val="6946E84D"/>
    <w:rsid w:val="695A0EC2"/>
    <w:rsid w:val="695B611C"/>
    <w:rsid w:val="695CAB09"/>
    <w:rsid w:val="6967FCBF"/>
    <w:rsid w:val="696940CF"/>
    <w:rsid w:val="69725981"/>
    <w:rsid w:val="6977AF52"/>
    <w:rsid w:val="697C0C99"/>
    <w:rsid w:val="697CF8BE"/>
    <w:rsid w:val="697FA635"/>
    <w:rsid w:val="698149BC"/>
    <w:rsid w:val="69895ABD"/>
    <w:rsid w:val="699A3880"/>
    <w:rsid w:val="69A3CEF9"/>
    <w:rsid w:val="69A8265F"/>
    <w:rsid w:val="69A8EB61"/>
    <w:rsid w:val="69C3B882"/>
    <w:rsid w:val="69C867F7"/>
    <w:rsid w:val="69D02907"/>
    <w:rsid w:val="69DE7A38"/>
    <w:rsid w:val="69FF1BD5"/>
    <w:rsid w:val="6A0C9B90"/>
    <w:rsid w:val="6A151485"/>
    <w:rsid w:val="6A171E9E"/>
    <w:rsid w:val="6A246C5C"/>
    <w:rsid w:val="6A2A3776"/>
    <w:rsid w:val="6A2DB54C"/>
    <w:rsid w:val="6A30CE8F"/>
    <w:rsid w:val="6A3D1067"/>
    <w:rsid w:val="6A485F71"/>
    <w:rsid w:val="6A4B799E"/>
    <w:rsid w:val="6A55EE5E"/>
    <w:rsid w:val="6A72F3B7"/>
    <w:rsid w:val="6A75E66A"/>
    <w:rsid w:val="6A78D0EF"/>
    <w:rsid w:val="6A7DECA2"/>
    <w:rsid w:val="6A84DEAD"/>
    <w:rsid w:val="6A89EF9C"/>
    <w:rsid w:val="6A94132E"/>
    <w:rsid w:val="6A9427C7"/>
    <w:rsid w:val="6A98F8A1"/>
    <w:rsid w:val="6AA38363"/>
    <w:rsid w:val="6AA5F1AA"/>
    <w:rsid w:val="6AB77B75"/>
    <w:rsid w:val="6AB7CDE1"/>
    <w:rsid w:val="6ABBE4BB"/>
    <w:rsid w:val="6AC16253"/>
    <w:rsid w:val="6AC76745"/>
    <w:rsid w:val="6AC79813"/>
    <w:rsid w:val="6AD8E0C6"/>
    <w:rsid w:val="6AE13945"/>
    <w:rsid w:val="6AE85331"/>
    <w:rsid w:val="6AED9AC4"/>
    <w:rsid w:val="6AEE477E"/>
    <w:rsid w:val="6AF4C5F4"/>
    <w:rsid w:val="6AF79A80"/>
    <w:rsid w:val="6AFB2133"/>
    <w:rsid w:val="6B03811A"/>
    <w:rsid w:val="6B0E385E"/>
    <w:rsid w:val="6B12636B"/>
    <w:rsid w:val="6B1B3B0C"/>
    <w:rsid w:val="6B2C5CA0"/>
    <w:rsid w:val="6B371A2C"/>
    <w:rsid w:val="6B37E2BB"/>
    <w:rsid w:val="6B524E60"/>
    <w:rsid w:val="6B5697B1"/>
    <w:rsid w:val="6B86A32B"/>
    <w:rsid w:val="6B8F76E8"/>
    <w:rsid w:val="6B9811B5"/>
    <w:rsid w:val="6BCBCD80"/>
    <w:rsid w:val="6BCC0D5F"/>
    <w:rsid w:val="6BCE534E"/>
    <w:rsid w:val="6BDDC33C"/>
    <w:rsid w:val="6BDEA63E"/>
    <w:rsid w:val="6BF2299F"/>
    <w:rsid w:val="6BFACA6C"/>
    <w:rsid w:val="6C05555A"/>
    <w:rsid w:val="6C0F51B3"/>
    <w:rsid w:val="6C166752"/>
    <w:rsid w:val="6C2194CB"/>
    <w:rsid w:val="6C23403A"/>
    <w:rsid w:val="6C371DE4"/>
    <w:rsid w:val="6C377AE8"/>
    <w:rsid w:val="6C54B22F"/>
    <w:rsid w:val="6C5B70CB"/>
    <w:rsid w:val="6C5EE4E1"/>
    <w:rsid w:val="6C62D71D"/>
    <w:rsid w:val="6C6486AD"/>
    <w:rsid w:val="6C6E2F80"/>
    <w:rsid w:val="6C773F33"/>
    <w:rsid w:val="6C7E6E81"/>
    <w:rsid w:val="6C7F4CDE"/>
    <w:rsid w:val="6C82081D"/>
    <w:rsid w:val="6C8FB9F2"/>
    <w:rsid w:val="6C950173"/>
    <w:rsid w:val="6CA37278"/>
    <w:rsid w:val="6CAB16DF"/>
    <w:rsid w:val="6CBB4DA7"/>
    <w:rsid w:val="6CBED1E1"/>
    <w:rsid w:val="6CE8557A"/>
    <w:rsid w:val="6CF1847C"/>
    <w:rsid w:val="6CF32A38"/>
    <w:rsid w:val="6CF83395"/>
    <w:rsid w:val="6CFB522C"/>
    <w:rsid w:val="6D062427"/>
    <w:rsid w:val="6D1BD347"/>
    <w:rsid w:val="6D207CD7"/>
    <w:rsid w:val="6D22738C"/>
    <w:rsid w:val="6D2FF657"/>
    <w:rsid w:val="6D307805"/>
    <w:rsid w:val="6D30F7B2"/>
    <w:rsid w:val="6D39836B"/>
    <w:rsid w:val="6D4388DD"/>
    <w:rsid w:val="6D515977"/>
    <w:rsid w:val="6D7DA2FF"/>
    <w:rsid w:val="6D84CB5D"/>
    <w:rsid w:val="6D9850CC"/>
    <w:rsid w:val="6DA290E1"/>
    <w:rsid w:val="6DA67B34"/>
    <w:rsid w:val="6DA74F80"/>
    <w:rsid w:val="6DB03E0B"/>
    <w:rsid w:val="6DBCD642"/>
    <w:rsid w:val="6DBF40B7"/>
    <w:rsid w:val="6DC27A1E"/>
    <w:rsid w:val="6DC5ACE8"/>
    <w:rsid w:val="6DC8E415"/>
    <w:rsid w:val="6DCD7741"/>
    <w:rsid w:val="6DD68F7E"/>
    <w:rsid w:val="6DDE99CE"/>
    <w:rsid w:val="6DE1E65D"/>
    <w:rsid w:val="6DE1EEC5"/>
    <w:rsid w:val="6DE23D42"/>
    <w:rsid w:val="6DE3D90F"/>
    <w:rsid w:val="6DE5644A"/>
    <w:rsid w:val="6DEFCD8E"/>
    <w:rsid w:val="6DF92499"/>
    <w:rsid w:val="6E03A2F1"/>
    <w:rsid w:val="6E18B424"/>
    <w:rsid w:val="6E1C82D8"/>
    <w:rsid w:val="6E2CA247"/>
    <w:rsid w:val="6E4B1D6A"/>
    <w:rsid w:val="6E51F1B3"/>
    <w:rsid w:val="6E5AA983"/>
    <w:rsid w:val="6E65C60A"/>
    <w:rsid w:val="6E6A2767"/>
    <w:rsid w:val="6E6C14F8"/>
    <w:rsid w:val="6E70D9CF"/>
    <w:rsid w:val="6E73316D"/>
    <w:rsid w:val="6E766522"/>
    <w:rsid w:val="6E8E4BEA"/>
    <w:rsid w:val="6E9C7726"/>
    <w:rsid w:val="6EAE47AC"/>
    <w:rsid w:val="6EB093AE"/>
    <w:rsid w:val="6EB4D7DB"/>
    <w:rsid w:val="6EC655B7"/>
    <w:rsid w:val="6EC71384"/>
    <w:rsid w:val="6ECF5ECC"/>
    <w:rsid w:val="6ED89FD4"/>
    <w:rsid w:val="6EDBE221"/>
    <w:rsid w:val="6EFE030A"/>
    <w:rsid w:val="6EFF4C7B"/>
    <w:rsid w:val="6F038B47"/>
    <w:rsid w:val="6F1A0B4A"/>
    <w:rsid w:val="6F280356"/>
    <w:rsid w:val="6F347055"/>
    <w:rsid w:val="6F34B89E"/>
    <w:rsid w:val="6F3B82D8"/>
    <w:rsid w:val="6F4B7BD1"/>
    <w:rsid w:val="6F5A9D16"/>
    <w:rsid w:val="6F63F64B"/>
    <w:rsid w:val="6F7DBF26"/>
    <w:rsid w:val="6F9EC9A8"/>
    <w:rsid w:val="6FA01318"/>
    <w:rsid w:val="6FA32BBC"/>
    <w:rsid w:val="6FA3F55C"/>
    <w:rsid w:val="6FA9BA78"/>
    <w:rsid w:val="6FAB5965"/>
    <w:rsid w:val="6FAF0A12"/>
    <w:rsid w:val="6FB6E591"/>
    <w:rsid w:val="6FC3F824"/>
    <w:rsid w:val="6FC512EF"/>
    <w:rsid w:val="6FC9D435"/>
    <w:rsid w:val="6FD27501"/>
    <w:rsid w:val="6FD52463"/>
    <w:rsid w:val="6FDCDC8E"/>
    <w:rsid w:val="6FDD4F96"/>
    <w:rsid w:val="6FE47629"/>
    <w:rsid w:val="6FE6F0D6"/>
    <w:rsid w:val="6FEB7A81"/>
    <w:rsid w:val="6FEDEE54"/>
    <w:rsid w:val="6FF348EB"/>
    <w:rsid w:val="6FFFF529"/>
    <w:rsid w:val="7001495C"/>
    <w:rsid w:val="700A8D0E"/>
    <w:rsid w:val="7012DC81"/>
    <w:rsid w:val="7013433C"/>
    <w:rsid w:val="7013F28E"/>
    <w:rsid w:val="70300C67"/>
    <w:rsid w:val="7032D68B"/>
    <w:rsid w:val="7046B00D"/>
    <w:rsid w:val="704D7B9C"/>
    <w:rsid w:val="70593AD8"/>
    <w:rsid w:val="7062D34C"/>
    <w:rsid w:val="70639F2E"/>
    <w:rsid w:val="706632BA"/>
    <w:rsid w:val="707B5CDA"/>
    <w:rsid w:val="70870144"/>
    <w:rsid w:val="70945100"/>
    <w:rsid w:val="7098AA26"/>
    <w:rsid w:val="709D9ADB"/>
    <w:rsid w:val="709E47B4"/>
    <w:rsid w:val="70A5A558"/>
    <w:rsid w:val="70AE139E"/>
    <w:rsid w:val="70B0C4D6"/>
    <w:rsid w:val="70B6AB9F"/>
    <w:rsid w:val="70B8592F"/>
    <w:rsid w:val="70C177C8"/>
    <w:rsid w:val="70CFEEF5"/>
    <w:rsid w:val="70D30057"/>
    <w:rsid w:val="70DFC869"/>
    <w:rsid w:val="70F72174"/>
    <w:rsid w:val="70FD4222"/>
    <w:rsid w:val="71045A3E"/>
    <w:rsid w:val="71099DA4"/>
    <w:rsid w:val="710C0D6E"/>
    <w:rsid w:val="710D0150"/>
    <w:rsid w:val="710F8F38"/>
    <w:rsid w:val="712F3190"/>
    <w:rsid w:val="7132D7A9"/>
    <w:rsid w:val="713E2FE8"/>
    <w:rsid w:val="714411FA"/>
    <w:rsid w:val="7160DC70"/>
    <w:rsid w:val="716396A1"/>
    <w:rsid w:val="7164B5DC"/>
    <w:rsid w:val="716A4DF1"/>
    <w:rsid w:val="7170F4C4"/>
    <w:rsid w:val="71859469"/>
    <w:rsid w:val="71A65BB0"/>
    <w:rsid w:val="71AAE31C"/>
    <w:rsid w:val="71D3B5FE"/>
    <w:rsid w:val="71D59F79"/>
    <w:rsid w:val="71DBF8EC"/>
    <w:rsid w:val="71E4FDAF"/>
    <w:rsid w:val="71E57DA7"/>
    <w:rsid w:val="71FA9185"/>
    <w:rsid w:val="7200F3F3"/>
    <w:rsid w:val="7201F95E"/>
    <w:rsid w:val="7206FE0D"/>
    <w:rsid w:val="7209C68B"/>
    <w:rsid w:val="721B584F"/>
    <w:rsid w:val="7220D541"/>
    <w:rsid w:val="723479FB"/>
    <w:rsid w:val="72367298"/>
    <w:rsid w:val="7236F114"/>
    <w:rsid w:val="724BA71D"/>
    <w:rsid w:val="72557484"/>
    <w:rsid w:val="7268DBA0"/>
    <w:rsid w:val="7271277F"/>
    <w:rsid w:val="728FD99A"/>
    <w:rsid w:val="72902CD3"/>
    <w:rsid w:val="7293013A"/>
    <w:rsid w:val="72991E0B"/>
    <w:rsid w:val="729F76D7"/>
    <w:rsid w:val="72A88974"/>
    <w:rsid w:val="72A8B7D9"/>
    <w:rsid w:val="72BC90AF"/>
    <w:rsid w:val="72CF29BA"/>
    <w:rsid w:val="72CFAA3D"/>
    <w:rsid w:val="72D05A40"/>
    <w:rsid w:val="72DE92D7"/>
    <w:rsid w:val="72EA491E"/>
    <w:rsid w:val="72EE55BA"/>
    <w:rsid w:val="72EE5906"/>
    <w:rsid w:val="72FEC0EC"/>
    <w:rsid w:val="7300136A"/>
    <w:rsid w:val="7300B45A"/>
    <w:rsid w:val="7309FF7A"/>
    <w:rsid w:val="73138ADE"/>
    <w:rsid w:val="7318D2DE"/>
    <w:rsid w:val="73254E8F"/>
    <w:rsid w:val="732E7EE1"/>
    <w:rsid w:val="732ECC8D"/>
    <w:rsid w:val="7330052C"/>
    <w:rsid w:val="7330B97D"/>
    <w:rsid w:val="73483A33"/>
    <w:rsid w:val="73497914"/>
    <w:rsid w:val="7350A4E7"/>
    <w:rsid w:val="73539325"/>
    <w:rsid w:val="73544081"/>
    <w:rsid w:val="7376E47C"/>
    <w:rsid w:val="739A30E5"/>
    <w:rsid w:val="73A2CE6E"/>
    <w:rsid w:val="73A72AA3"/>
    <w:rsid w:val="73AD0E76"/>
    <w:rsid w:val="73AEEA06"/>
    <w:rsid w:val="73E0DFFC"/>
    <w:rsid w:val="73EEE3DE"/>
    <w:rsid w:val="740F084D"/>
    <w:rsid w:val="74316794"/>
    <w:rsid w:val="74630D2C"/>
    <w:rsid w:val="74813241"/>
    <w:rsid w:val="74820F06"/>
    <w:rsid w:val="748407CC"/>
    <w:rsid w:val="7487F578"/>
    <w:rsid w:val="74A32B20"/>
    <w:rsid w:val="74B6F972"/>
    <w:rsid w:val="74BB5040"/>
    <w:rsid w:val="74CA9CEE"/>
    <w:rsid w:val="74DA0AFB"/>
    <w:rsid w:val="74FE68EE"/>
    <w:rsid w:val="750856DB"/>
    <w:rsid w:val="751BF8E5"/>
    <w:rsid w:val="7524CC55"/>
    <w:rsid w:val="7530B875"/>
    <w:rsid w:val="75362BFD"/>
    <w:rsid w:val="753C2321"/>
    <w:rsid w:val="7542A7CF"/>
    <w:rsid w:val="7548327B"/>
    <w:rsid w:val="754B8E72"/>
    <w:rsid w:val="75774547"/>
    <w:rsid w:val="758347DF"/>
    <w:rsid w:val="758A16EB"/>
    <w:rsid w:val="759C703C"/>
    <w:rsid w:val="759CC8F7"/>
    <w:rsid w:val="75A8C841"/>
    <w:rsid w:val="75AE24EC"/>
    <w:rsid w:val="75D0BECD"/>
    <w:rsid w:val="75D6C5D5"/>
    <w:rsid w:val="75DE8F5B"/>
    <w:rsid w:val="760341FD"/>
    <w:rsid w:val="760BE85F"/>
    <w:rsid w:val="7614EB4F"/>
    <w:rsid w:val="7619ED50"/>
    <w:rsid w:val="762001B9"/>
    <w:rsid w:val="76295D6B"/>
    <w:rsid w:val="7646A83D"/>
    <w:rsid w:val="764983AA"/>
    <w:rsid w:val="765A381A"/>
    <w:rsid w:val="765BC671"/>
    <w:rsid w:val="76661B20"/>
    <w:rsid w:val="7688984F"/>
    <w:rsid w:val="7689DDEF"/>
    <w:rsid w:val="7694686F"/>
    <w:rsid w:val="76A8AD9B"/>
    <w:rsid w:val="76CD4DF1"/>
    <w:rsid w:val="76D2B010"/>
    <w:rsid w:val="76DB5665"/>
    <w:rsid w:val="76EBB99B"/>
    <w:rsid w:val="76ED88E6"/>
    <w:rsid w:val="76FDE26D"/>
    <w:rsid w:val="7707EB1E"/>
    <w:rsid w:val="771C11FD"/>
    <w:rsid w:val="771F1840"/>
    <w:rsid w:val="7720E490"/>
    <w:rsid w:val="7725BAB6"/>
    <w:rsid w:val="772FCB76"/>
    <w:rsid w:val="77471A1E"/>
    <w:rsid w:val="7747939F"/>
    <w:rsid w:val="77599C8D"/>
    <w:rsid w:val="776231FF"/>
    <w:rsid w:val="77747B76"/>
    <w:rsid w:val="7778DEB3"/>
    <w:rsid w:val="778BCA8B"/>
    <w:rsid w:val="7799881E"/>
    <w:rsid w:val="77B00B12"/>
    <w:rsid w:val="77C1F9BA"/>
    <w:rsid w:val="77CC89B1"/>
    <w:rsid w:val="77D5B2F0"/>
    <w:rsid w:val="77EB329A"/>
    <w:rsid w:val="7801EAB2"/>
    <w:rsid w:val="780882C3"/>
    <w:rsid w:val="78373BCF"/>
    <w:rsid w:val="783F6524"/>
    <w:rsid w:val="78507ACF"/>
    <w:rsid w:val="78538A73"/>
    <w:rsid w:val="7855E3DD"/>
    <w:rsid w:val="7870A5D3"/>
    <w:rsid w:val="789CC88B"/>
    <w:rsid w:val="78A24716"/>
    <w:rsid w:val="78B12E87"/>
    <w:rsid w:val="78BFD334"/>
    <w:rsid w:val="78E00B40"/>
    <w:rsid w:val="78E00B88"/>
    <w:rsid w:val="78F18B27"/>
    <w:rsid w:val="78F47B52"/>
    <w:rsid w:val="78FB59B5"/>
    <w:rsid w:val="79102B36"/>
    <w:rsid w:val="791781C5"/>
    <w:rsid w:val="792165D0"/>
    <w:rsid w:val="7935DF18"/>
    <w:rsid w:val="793F19D8"/>
    <w:rsid w:val="7943A342"/>
    <w:rsid w:val="79464327"/>
    <w:rsid w:val="7947FE4E"/>
    <w:rsid w:val="79487895"/>
    <w:rsid w:val="79489486"/>
    <w:rsid w:val="795BA22E"/>
    <w:rsid w:val="795BB38D"/>
    <w:rsid w:val="79618A9B"/>
    <w:rsid w:val="796F84ED"/>
    <w:rsid w:val="796FA97B"/>
    <w:rsid w:val="796FB50B"/>
    <w:rsid w:val="79804396"/>
    <w:rsid w:val="79811163"/>
    <w:rsid w:val="79978E58"/>
    <w:rsid w:val="79A86015"/>
    <w:rsid w:val="79B4B127"/>
    <w:rsid w:val="79C162DF"/>
    <w:rsid w:val="79C52583"/>
    <w:rsid w:val="79C5DD68"/>
    <w:rsid w:val="79C953E3"/>
    <w:rsid w:val="79DBB35F"/>
    <w:rsid w:val="79EC85E6"/>
    <w:rsid w:val="79F04884"/>
    <w:rsid w:val="79F12883"/>
    <w:rsid w:val="79F5DD03"/>
    <w:rsid w:val="79FD257A"/>
    <w:rsid w:val="7A02298A"/>
    <w:rsid w:val="7A22F1CC"/>
    <w:rsid w:val="7A29032F"/>
    <w:rsid w:val="7A2EB9AD"/>
    <w:rsid w:val="7A322249"/>
    <w:rsid w:val="7A3E69A5"/>
    <w:rsid w:val="7A41DF71"/>
    <w:rsid w:val="7A42F031"/>
    <w:rsid w:val="7A44E376"/>
    <w:rsid w:val="7A51B95E"/>
    <w:rsid w:val="7A52A600"/>
    <w:rsid w:val="7A5F1820"/>
    <w:rsid w:val="7A6354E9"/>
    <w:rsid w:val="7A6D4C15"/>
    <w:rsid w:val="7A788681"/>
    <w:rsid w:val="7A7A925C"/>
    <w:rsid w:val="7A89D968"/>
    <w:rsid w:val="7A8D820B"/>
    <w:rsid w:val="7A9215F4"/>
    <w:rsid w:val="7A942099"/>
    <w:rsid w:val="7A954642"/>
    <w:rsid w:val="7A9FEB4B"/>
    <w:rsid w:val="7AAFB4A0"/>
    <w:rsid w:val="7AB04428"/>
    <w:rsid w:val="7ABE29AF"/>
    <w:rsid w:val="7ADCE5F1"/>
    <w:rsid w:val="7AE7FCE2"/>
    <w:rsid w:val="7B01C8F5"/>
    <w:rsid w:val="7B1D1F1C"/>
    <w:rsid w:val="7B2D22EA"/>
    <w:rsid w:val="7B324793"/>
    <w:rsid w:val="7B3DBE1B"/>
    <w:rsid w:val="7B40968D"/>
    <w:rsid w:val="7B498086"/>
    <w:rsid w:val="7B534C18"/>
    <w:rsid w:val="7B7170F5"/>
    <w:rsid w:val="7B8B06A2"/>
    <w:rsid w:val="7B8C18E5"/>
    <w:rsid w:val="7B94183B"/>
    <w:rsid w:val="7BD35CE2"/>
    <w:rsid w:val="7BE01F16"/>
    <w:rsid w:val="7BE3E14D"/>
    <w:rsid w:val="7BEE72B9"/>
    <w:rsid w:val="7BFD0818"/>
    <w:rsid w:val="7BFE8884"/>
    <w:rsid w:val="7C06479F"/>
    <w:rsid w:val="7C07988A"/>
    <w:rsid w:val="7C0996C0"/>
    <w:rsid w:val="7C18314C"/>
    <w:rsid w:val="7C1C7AC5"/>
    <w:rsid w:val="7C21C90F"/>
    <w:rsid w:val="7C283A73"/>
    <w:rsid w:val="7C28DFB5"/>
    <w:rsid w:val="7C2F269A"/>
    <w:rsid w:val="7C3C5ADC"/>
    <w:rsid w:val="7C5982B5"/>
    <w:rsid w:val="7C59F9A6"/>
    <w:rsid w:val="7C6FBBED"/>
    <w:rsid w:val="7C73C708"/>
    <w:rsid w:val="7C8A9730"/>
    <w:rsid w:val="7C9BE57F"/>
    <w:rsid w:val="7C9D59B4"/>
    <w:rsid w:val="7CA9F0B7"/>
    <w:rsid w:val="7CB383B2"/>
    <w:rsid w:val="7CB48550"/>
    <w:rsid w:val="7CCB7311"/>
    <w:rsid w:val="7CCC451C"/>
    <w:rsid w:val="7CCD6AC1"/>
    <w:rsid w:val="7CCF70ED"/>
    <w:rsid w:val="7CD17F1E"/>
    <w:rsid w:val="7CE550E7"/>
    <w:rsid w:val="7CE64C56"/>
    <w:rsid w:val="7D088F8F"/>
    <w:rsid w:val="7D15A565"/>
    <w:rsid w:val="7D1861A8"/>
    <w:rsid w:val="7D1A0991"/>
    <w:rsid w:val="7D28B142"/>
    <w:rsid w:val="7D2FDE3A"/>
    <w:rsid w:val="7D3331F4"/>
    <w:rsid w:val="7D3556D1"/>
    <w:rsid w:val="7D3C1CB0"/>
    <w:rsid w:val="7D3DD042"/>
    <w:rsid w:val="7D3FCA65"/>
    <w:rsid w:val="7D557149"/>
    <w:rsid w:val="7D63A870"/>
    <w:rsid w:val="7D82A861"/>
    <w:rsid w:val="7DA6C8AC"/>
    <w:rsid w:val="7DAABB13"/>
    <w:rsid w:val="7DB88A83"/>
    <w:rsid w:val="7DBB589E"/>
    <w:rsid w:val="7DBEDB7A"/>
    <w:rsid w:val="7DD3DB40"/>
    <w:rsid w:val="7DD57B3C"/>
    <w:rsid w:val="7DE2A2E9"/>
    <w:rsid w:val="7DF9C787"/>
    <w:rsid w:val="7DFBBADD"/>
    <w:rsid w:val="7E054001"/>
    <w:rsid w:val="7E06EA5A"/>
    <w:rsid w:val="7E0BA2AD"/>
    <w:rsid w:val="7E1EF74E"/>
    <w:rsid w:val="7E26CCB8"/>
    <w:rsid w:val="7E3AB09B"/>
    <w:rsid w:val="7E488FFC"/>
    <w:rsid w:val="7E49DEA2"/>
    <w:rsid w:val="7E567BBA"/>
    <w:rsid w:val="7E688116"/>
    <w:rsid w:val="7E7AB421"/>
    <w:rsid w:val="7E7B5619"/>
    <w:rsid w:val="7E8AECDA"/>
    <w:rsid w:val="7E8EE5AD"/>
    <w:rsid w:val="7EA1BF68"/>
    <w:rsid w:val="7EA58F06"/>
    <w:rsid w:val="7EAE7DC2"/>
    <w:rsid w:val="7EAF4D5C"/>
    <w:rsid w:val="7EB34495"/>
    <w:rsid w:val="7EB3F93D"/>
    <w:rsid w:val="7EB9922D"/>
    <w:rsid w:val="7EBC4266"/>
    <w:rsid w:val="7EC47374"/>
    <w:rsid w:val="7EC4C0BA"/>
    <w:rsid w:val="7EDDAC61"/>
    <w:rsid w:val="7EE09E22"/>
    <w:rsid w:val="7EE8E868"/>
    <w:rsid w:val="7EF30ACA"/>
    <w:rsid w:val="7F199372"/>
    <w:rsid w:val="7F1F5E27"/>
    <w:rsid w:val="7F2185FF"/>
    <w:rsid w:val="7F2E6A2F"/>
    <w:rsid w:val="7F30B564"/>
    <w:rsid w:val="7F35D6DF"/>
    <w:rsid w:val="7F3BDED5"/>
    <w:rsid w:val="7F3E822E"/>
    <w:rsid w:val="7F3EB341"/>
    <w:rsid w:val="7F5A7D5F"/>
    <w:rsid w:val="7F5BCA63"/>
    <w:rsid w:val="7F654227"/>
    <w:rsid w:val="7F7035B8"/>
    <w:rsid w:val="7F707941"/>
    <w:rsid w:val="7F7A68F8"/>
    <w:rsid w:val="7F93A61E"/>
    <w:rsid w:val="7F9E48A2"/>
    <w:rsid w:val="7FC2B9AF"/>
    <w:rsid w:val="7FD0D5BA"/>
    <w:rsid w:val="7FD437E6"/>
    <w:rsid w:val="7FD4800F"/>
    <w:rsid w:val="7FEDD85B"/>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0EF6C"/>
  <w15:docId w15:val="{6215039A-388D-437E-B926-11719280D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0379"/>
    <w:pPr>
      <w:spacing w:after="0" w:line="240" w:lineRule="auto"/>
    </w:pPr>
    <w:rPr>
      <w:rFonts w:ascii="Times New Roman" w:hAnsi="Times New Roman" w:eastAsia="Times New Roman" w:cs="Times New Roman"/>
      <w:sz w:val="24"/>
      <w:szCs w:val="24"/>
      <w:lang w:eastAsia="sv-SE"/>
    </w:rPr>
  </w:style>
  <w:style w:type="paragraph" w:styleId="Rubrik1">
    <w:name w:val="heading 1"/>
    <w:basedOn w:val="Normal"/>
    <w:next w:val="Normal"/>
    <w:link w:val="Rubrik1Char"/>
    <w:uiPriority w:val="9"/>
    <w:qFormat/>
    <w:rsid w:val="0084037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Rubrik2">
    <w:name w:val="heading 2"/>
    <w:basedOn w:val="Normal"/>
    <w:next w:val="Normal"/>
    <w:link w:val="Rubrik2Char"/>
    <w:qFormat/>
    <w:rsid w:val="00840379"/>
    <w:pPr>
      <w:keepNext/>
      <w:spacing w:before="240" w:after="60"/>
      <w:outlineLvl w:val="1"/>
    </w:pPr>
    <w:rPr>
      <w:rFonts w:ascii="Arial" w:hAnsi="Arial" w:cs="Arial"/>
      <w:b/>
      <w:bCs/>
      <w:i/>
      <w:iCs/>
      <w:sz w:val="28"/>
      <w:szCs w:val="28"/>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Sidhuvud">
    <w:name w:val="header"/>
    <w:basedOn w:val="Normal"/>
    <w:link w:val="SidhuvudChar"/>
    <w:uiPriority w:val="99"/>
    <w:unhideWhenUsed/>
    <w:rsid w:val="00430DE9"/>
    <w:pPr>
      <w:tabs>
        <w:tab w:val="center" w:pos="4536"/>
        <w:tab w:val="right" w:pos="9072"/>
      </w:tabs>
    </w:pPr>
  </w:style>
  <w:style w:type="character" w:styleId="SidhuvudChar" w:customStyle="1">
    <w:name w:val="Sidhuvud Char"/>
    <w:basedOn w:val="Standardstycketeckensnitt"/>
    <w:link w:val="Sidhuvud"/>
    <w:uiPriority w:val="99"/>
    <w:rsid w:val="00430DE9"/>
  </w:style>
  <w:style w:type="paragraph" w:styleId="Sidfot">
    <w:name w:val="footer"/>
    <w:basedOn w:val="Normal"/>
    <w:link w:val="SidfotChar"/>
    <w:uiPriority w:val="99"/>
    <w:unhideWhenUsed/>
    <w:rsid w:val="00430DE9"/>
    <w:pPr>
      <w:tabs>
        <w:tab w:val="center" w:pos="4536"/>
        <w:tab w:val="right" w:pos="9072"/>
      </w:tabs>
    </w:pPr>
  </w:style>
  <w:style w:type="character" w:styleId="SidfotChar" w:customStyle="1">
    <w:name w:val="Sidfot Char"/>
    <w:basedOn w:val="Standardstycketeckensnitt"/>
    <w:link w:val="Sidfot"/>
    <w:uiPriority w:val="99"/>
    <w:rsid w:val="00430DE9"/>
  </w:style>
  <w:style w:type="paragraph" w:styleId="Ballongtext">
    <w:name w:val="Balloon Text"/>
    <w:basedOn w:val="Normal"/>
    <w:link w:val="BallongtextChar"/>
    <w:uiPriority w:val="99"/>
    <w:semiHidden/>
    <w:unhideWhenUsed/>
    <w:rsid w:val="00430DE9"/>
    <w:rPr>
      <w:rFonts w:ascii="Tahoma" w:hAnsi="Tahoma" w:cs="Tahoma"/>
      <w:sz w:val="16"/>
      <w:szCs w:val="16"/>
    </w:rPr>
  </w:style>
  <w:style w:type="character" w:styleId="BallongtextChar" w:customStyle="1">
    <w:name w:val="Ballongtext Char"/>
    <w:basedOn w:val="Standardstycketeckensnitt"/>
    <w:link w:val="Ballongtext"/>
    <w:uiPriority w:val="99"/>
    <w:semiHidden/>
    <w:rsid w:val="00430DE9"/>
    <w:rPr>
      <w:rFonts w:ascii="Tahoma" w:hAnsi="Tahoma" w:cs="Tahoma"/>
      <w:sz w:val="16"/>
      <w:szCs w:val="16"/>
    </w:rPr>
  </w:style>
  <w:style w:type="table" w:styleId="Tabellrutnt">
    <w:name w:val="Table Grid"/>
    <w:basedOn w:val="Normaltabell"/>
    <w:uiPriority w:val="59"/>
    <w:rsid w:val="00430DE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nk">
    <w:name w:val="Hyperlink"/>
    <w:basedOn w:val="Standardstycketeckensnitt"/>
    <w:uiPriority w:val="99"/>
    <w:unhideWhenUsed/>
    <w:rsid w:val="00430DE9"/>
    <w:rPr>
      <w:color w:val="0000FF" w:themeColor="hyperlink"/>
      <w:u w:val="single"/>
    </w:rPr>
  </w:style>
  <w:style w:type="character" w:styleId="Rubrik2Char" w:customStyle="1">
    <w:name w:val="Rubrik 2 Char"/>
    <w:basedOn w:val="Standardstycketeckensnitt"/>
    <w:link w:val="Rubrik2"/>
    <w:rsid w:val="00840379"/>
    <w:rPr>
      <w:rFonts w:ascii="Arial" w:hAnsi="Arial" w:eastAsia="Times New Roman" w:cs="Arial"/>
      <w:b/>
      <w:bCs/>
      <w:i/>
      <w:iCs/>
      <w:sz w:val="28"/>
      <w:szCs w:val="28"/>
      <w:lang w:eastAsia="sv-SE"/>
    </w:rPr>
  </w:style>
  <w:style w:type="paragraph" w:styleId="Brdtext">
    <w:name w:val="Body Text"/>
    <w:basedOn w:val="Normal"/>
    <w:link w:val="BrdtextChar"/>
    <w:semiHidden/>
    <w:rsid w:val="00840379"/>
    <w:rPr>
      <w:i/>
      <w:iCs/>
      <w:sz w:val="26"/>
    </w:rPr>
  </w:style>
  <w:style w:type="character" w:styleId="BrdtextChar" w:customStyle="1">
    <w:name w:val="Brödtext Char"/>
    <w:basedOn w:val="Standardstycketeckensnitt"/>
    <w:link w:val="Brdtext"/>
    <w:semiHidden/>
    <w:rsid w:val="00840379"/>
    <w:rPr>
      <w:rFonts w:ascii="Times New Roman" w:hAnsi="Times New Roman" w:eastAsia="Times New Roman" w:cs="Times New Roman"/>
      <w:i/>
      <w:iCs/>
      <w:sz w:val="26"/>
      <w:szCs w:val="24"/>
      <w:lang w:eastAsia="sv-SE"/>
    </w:rPr>
  </w:style>
  <w:style w:type="paragraph" w:styleId="Brdtext2">
    <w:name w:val="Body Text 2"/>
    <w:basedOn w:val="Normal"/>
    <w:link w:val="Brdtext2Char"/>
    <w:semiHidden/>
    <w:rsid w:val="00840379"/>
    <w:rPr>
      <w:sz w:val="26"/>
    </w:rPr>
  </w:style>
  <w:style w:type="character" w:styleId="Brdtext2Char" w:customStyle="1">
    <w:name w:val="Brödtext 2 Char"/>
    <w:basedOn w:val="Standardstycketeckensnitt"/>
    <w:link w:val="Brdtext2"/>
    <w:semiHidden/>
    <w:rsid w:val="00840379"/>
    <w:rPr>
      <w:rFonts w:ascii="Times New Roman" w:hAnsi="Times New Roman" w:eastAsia="Times New Roman" w:cs="Times New Roman"/>
      <w:sz w:val="26"/>
      <w:szCs w:val="24"/>
      <w:lang w:eastAsia="sv-SE"/>
    </w:rPr>
  </w:style>
  <w:style w:type="character" w:styleId="Rubrik1Char" w:customStyle="1">
    <w:name w:val="Rubrik 1 Char"/>
    <w:basedOn w:val="Standardstycketeckensnitt"/>
    <w:link w:val="Rubrik1"/>
    <w:uiPriority w:val="9"/>
    <w:rsid w:val="00840379"/>
    <w:rPr>
      <w:rFonts w:asciiTheme="majorHAnsi" w:hAnsiTheme="majorHAnsi" w:eastAsiaTheme="majorEastAsia" w:cstheme="majorBidi"/>
      <w:b/>
      <w:bCs/>
      <w:color w:val="365F91" w:themeColor="accent1" w:themeShade="BF"/>
      <w:sz w:val="28"/>
      <w:szCs w:val="28"/>
      <w:lang w:eastAsia="sv-SE"/>
    </w:rPr>
  </w:style>
  <w:style w:type="paragraph" w:styleId="Rubrik">
    <w:name w:val="Title"/>
    <w:basedOn w:val="Normal"/>
    <w:next w:val="Normal"/>
    <w:link w:val="RubrikChar"/>
    <w:uiPriority w:val="10"/>
    <w:qFormat/>
    <w:rsid w:val="0084037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RubrikChar" w:customStyle="1">
    <w:name w:val="Rubrik Char"/>
    <w:basedOn w:val="Standardstycketeckensnitt"/>
    <w:link w:val="Rubrik"/>
    <w:uiPriority w:val="10"/>
    <w:rsid w:val="00840379"/>
    <w:rPr>
      <w:rFonts w:asciiTheme="majorHAnsi" w:hAnsiTheme="majorHAnsi" w:eastAsiaTheme="majorEastAsia" w:cstheme="majorBidi"/>
      <w:color w:val="17365D" w:themeColor="text2" w:themeShade="BF"/>
      <w:spacing w:val="5"/>
      <w:kern w:val="28"/>
      <w:sz w:val="52"/>
      <w:szCs w:val="52"/>
      <w:lang w:eastAsia="sv-SE"/>
    </w:rPr>
  </w:style>
  <w:style w:type="paragraph" w:styleId="Liststycke">
    <w:name w:val="List Paragraph"/>
    <w:basedOn w:val="Normal"/>
    <w:uiPriority w:val="34"/>
    <w:qFormat/>
    <w:rsid w:val="002E0D5F"/>
    <w:pPr>
      <w:ind w:left="720"/>
      <w:contextualSpacing/>
    </w:pPr>
  </w:style>
  <w:style w:type="table" w:styleId="Oformateradtabell1">
    <w:name w:val="Plain Table 1"/>
    <w:basedOn w:val="Normaltabell"/>
    <w:uiPriority w:val="4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Kommentarer">
    <w:name w:val="annotation text"/>
    <w:basedOn w:val="Normal"/>
    <w:link w:val="KommentarerChar"/>
    <w:uiPriority w:val="99"/>
    <w:semiHidden/>
    <w:unhideWhenUsed/>
    <w:rPr>
      <w:sz w:val="20"/>
      <w:szCs w:val="20"/>
    </w:rPr>
  </w:style>
  <w:style w:type="character" w:styleId="KommentarerChar" w:customStyle="1">
    <w:name w:val="Kommentarer Char"/>
    <w:basedOn w:val="Standardstycketeckensnitt"/>
    <w:link w:val="Kommentarer"/>
    <w:uiPriority w:val="99"/>
    <w:semiHidden/>
    <w:rPr>
      <w:rFonts w:ascii="Times New Roman" w:hAnsi="Times New Roman" w:eastAsia="Times New Roman" w:cs="Times New Roman"/>
      <w:sz w:val="20"/>
      <w:szCs w:val="20"/>
      <w:lang w:eastAsia="sv-SE"/>
    </w:rPr>
  </w:style>
  <w:style w:type="character" w:styleId="Kommentarsreferens">
    <w:name w:val="annotation reference"/>
    <w:basedOn w:val="Standardstycketeckensnit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9838948">
      <w:bodyDiv w:val="1"/>
      <w:marLeft w:val="0"/>
      <w:marRight w:val="0"/>
      <w:marTop w:val="0"/>
      <w:marBottom w:val="0"/>
      <w:divBdr>
        <w:top w:val="none" w:sz="0" w:space="0" w:color="auto"/>
        <w:left w:val="none" w:sz="0" w:space="0" w:color="auto"/>
        <w:bottom w:val="none" w:sz="0" w:space="0" w:color="auto"/>
        <w:right w:val="none" w:sz="0" w:space="0" w:color="auto"/>
      </w:divBdr>
    </w:div>
    <w:div w:id="764157071">
      <w:bodyDiv w:val="1"/>
      <w:marLeft w:val="0"/>
      <w:marRight w:val="0"/>
      <w:marTop w:val="0"/>
      <w:marBottom w:val="0"/>
      <w:divBdr>
        <w:top w:val="none" w:sz="0" w:space="0" w:color="auto"/>
        <w:left w:val="none" w:sz="0" w:space="0" w:color="auto"/>
        <w:bottom w:val="none" w:sz="0" w:space="0" w:color="auto"/>
        <w:right w:val="none" w:sz="0" w:space="0" w:color="auto"/>
      </w:divBdr>
    </w:div>
    <w:div w:id="164793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2.xm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microsoft.com/office/2011/relationships/people" Target="peop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s>
</file>

<file path=word/_rels/footer2.xml.rels><?xml version="1.0" encoding="UTF-8" standalone="yes"?>
<Relationships xmlns="http://schemas.openxmlformats.org/package/2006/relationships"><Relationship Id="rId2" Type="http://schemas.openxmlformats.org/officeDocument/2006/relationships/hyperlink" Target="mailto:info@oc.se" TargetMode="External"/><Relationship Id="rId1" Type="http://schemas.openxmlformats.org/officeDocument/2006/relationships/hyperlink" Target="http://www.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632BEEAE-3CF2-4F60-BD78-B5A2F330B992}">
  <ds:schemaRefs>
    <ds:schemaRef ds:uri="http://schemas.microsoft.com/sharepoint/v3/contenttype/forms"/>
  </ds:schemaRefs>
</ds:datastoreItem>
</file>

<file path=customXml/itemProps2.xml><?xml version="1.0" encoding="utf-8"?>
<ds:datastoreItem xmlns:ds="http://schemas.openxmlformats.org/officeDocument/2006/customXml" ds:itemID="{1C1C9E84-23F5-4F54-98BA-8C5B3F3D2770}"/>
</file>

<file path=customXml/itemProps3.xml><?xml version="1.0" encoding="utf-8"?>
<ds:datastoreItem xmlns:ds="http://schemas.openxmlformats.org/officeDocument/2006/customXml" ds:itemID="{515D7CE2-B27E-4A62-AA6E-5F5DE67F161E}">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Administrator</dc:creator>
  <keywords/>
  <dc:description/>
  <lastModifiedBy>Åsa Rosenqvist</lastModifiedBy>
  <revision>40</revision>
  <lastPrinted>2016-10-03T07:34:00.0000000Z</lastPrinted>
  <dcterms:created xsi:type="dcterms:W3CDTF">2020-11-03T07:39:00.0000000Z</dcterms:created>
  <dcterms:modified xsi:type="dcterms:W3CDTF">2026-02-20T13:11:30.1546084Z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4" name="docLang">
    <vt:lpwstr>sv</vt:lpwstr>
  </property>
  <property fmtid="{D5CDD505-2E9C-101B-9397-08002B2CF9AE}" pid="5" name="MediaServiceImageTags">
    <vt:lpwstr/>
  </property>
</Properties>
</file>